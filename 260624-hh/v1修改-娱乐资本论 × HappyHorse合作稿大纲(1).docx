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EE6DB">
      <w:pPr>
        <w:rPr>
          <w:b/>
          <w:bCs/>
        </w:rPr>
      </w:pPr>
      <w:r>
        <w:rPr>
          <w:b/>
          <w:bCs/>
        </w:rPr>
        <w:t>v1</w:t>
      </w:r>
      <w:r>
        <w:rPr>
          <w:rFonts w:hint="eastAsia"/>
          <w:b/>
          <w:bCs/>
        </w:rPr>
        <w:t>-</w:t>
      </w:r>
      <w:r>
        <w:rPr>
          <w:b/>
          <w:bCs/>
        </w:rPr>
        <w:t>娱乐资本论 × HappyHorse合作稿</w:t>
      </w:r>
      <w:r>
        <w:rPr>
          <w:rFonts w:hint="eastAsia"/>
          <w:b/>
          <w:bCs/>
        </w:rPr>
        <w:t>大纲</w:t>
      </w:r>
    </w:p>
    <w:p w14:paraId="233B1F2D">
      <w:r>
        <w:t>核心事件：6月22日，HappyHorse 1.1版本上线 + HORSEPOWER· 全球AI影像大赛启动</w:t>
      </w:r>
    </w:p>
    <w:p w14:paraId="2E27BCFE">
      <w:r>
        <w:t>篇幅预估：5000字</w:t>
      </w:r>
    </w:p>
    <w:p w14:paraId="458A263A">
      <w:r>
        <w:t>标题候选：</w:t>
      </w:r>
    </w:p>
    <w:p w14:paraId="5FE9639F">
      <w:pPr>
        <w:numPr>
          <w:ilvl w:val="0"/>
          <w:numId w:val="1"/>
        </w:numPr>
      </w:pPr>
      <w:r>
        <w:t>从“能做”到“能卖”，虎鲸</w:t>
      </w:r>
      <w:del w:id="0" w:author="张佳玉" w:date="2026-06-23T15:20:45Z">
        <w:r>
          <w:rPr/>
          <w:delText>文娱</w:delText>
        </w:r>
      </w:del>
      <w:ins w:id="1" w:author="张佳玉" w:date="2026-06-23T14:12:37Z">
        <w:r>
          <w:rPr>
            <w:rFonts w:hint="eastAsia"/>
            <w:lang w:eastAsia="zh"/>
            <w:woUserID w:val="1"/>
          </w:rPr>
          <w:t>携手</w:t>
        </w:r>
      </w:ins>
      <w:ins w:id="2" w:author="张佳玉" w:date="2026-06-23T14:12:40Z">
        <w:r>
          <w:rPr>
            <w:rFonts w:hint="eastAsia"/>
            <w:lang w:eastAsia="zh"/>
            <w:woUserID w:val="1"/>
          </w:rPr>
          <w:t>H</w:t>
        </w:r>
      </w:ins>
      <w:ins w:id="3" w:author="张佳玉" w:date="2026-06-23T14:12:44Z">
        <w:r>
          <w:rPr>
            <w:rFonts w:hint="eastAsia"/>
            <w:lang w:eastAsia="zh"/>
            <w:woUserID w:val="1"/>
          </w:rPr>
          <w:t>appy</w:t>
        </w:r>
      </w:ins>
      <w:ins w:id="4" w:author="张佳玉" w:date="2026-06-23T14:12:46Z">
        <w:r>
          <w:rPr>
            <w:rFonts w:hint="eastAsia"/>
            <w:lang w:eastAsia="zh"/>
            <w:woUserID w:val="1"/>
          </w:rPr>
          <w:t>Horse</w:t>
        </w:r>
      </w:ins>
      <w:del w:id="5" w:author="张佳玉" w:date="2026-06-23T14:12:46Z">
        <w:r>
          <w:rPr/>
          <w:delText>要</w:delText>
        </w:r>
      </w:del>
      <w:r>
        <w:t>打通AI影像最后一公里</w:t>
      </w:r>
    </w:p>
    <w:p w14:paraId="179FC1D3">
      <w:pPr>
        <w:numPr>
          <w:ilvl w:val="0"/>
          <w:numId w:val="1"/>
        </w:numPr>
      </w:pPr>
      <w:del w:id="6" w:author="张佳玉" w:date="2026-06-23T15:20:29Z">
        <w:r>
          <w:rPr/>
          <w:delText>HappyHorse 1.1：百万商单影像大赛背后的产业落子</w:delText>
        </w:r>
      </w:del>
    </w:p>
    <w:p w14:paraId="66DB872E">
      <w:pPr>
        <w:numPr>
          <w:ilvl w:val="0"/>
          <w:numId w:val="1"/>
        </w:numPr>
      </w:pPr>
      <w:r>
        <w:t>实测HappyHorse 1.1：AI影像能跑通“院线级”路径吗？</w:t>
      </w:r>
    </w:p>
    <w:p w14:paraId="0EDDCD26">
      <w:r>
        <w:t>摘要示例</w:t>
      </w:r>
    </w:p>
    <w:p w14:paraId="6E13F1AF">
      <w:pPr>
        <w:numPr>
          <w:ilvl w:val="0"/>
          <w:numId w:val="2"/>
        </w:numPr>
      </w:pPr>
      <w:r>
        <w:t>一场AI影像大赛背后，是从“模型供应商”到“产业链合伙人”的角色蜕变</w:t>
      </w:r>
    </w:p>
    <w:p w14:paraId="0E2BC056">
      <w:pPr>
        <w:rPr>
          <w:b/>
          <w:bCs/>
        </w:rPr>
      </w:pPr>
      <w:r>
        <w:rPr>
          <w:b/>
          <w:bCs/>
        </w:rPr>
        <w:t>大纲详情</w:t>
      </w:r>
    </w:p>
    <w:p w14:paraId="3F7E5D2A">
      <w:r>
        <w:t>AI视频生成这一年的叙事节奏，正在悄悄换挡。</w:t>
      </w:r>
    </w:p>
    <w:p w14:paraId="6DC8D764">
      <w:r>
        <w:t>从2024年Sora首支预告片开始，到Seedance 2.0，再到2026年4月阿里HappyHorse-1.0模型，以黑马姿态登顶权威AI视频大模型竞技场。AI影像技术“军备竞赛”已经持续了将近两年。</w:t>
      </w:r>
    </w:p>
    <w:p w14:paraId="4CFC0DF0">
      <w:r>
        <w:t>在可灵、Veo、Sora 2几大头部模型轮番上阵，中国模型的技术优势越来越突出的时候，一个越来越显眼的问题始终没有被回答：</w:t>
      </w:r>
    </w:p>
    <w:p w14:paraId="7CAF9EB4">
      <w:r>
        <w:t>AI视频做出来之后，卖给谁？</w:t>
      </w:r>
    </w:p>
    <w:p w14:paraId="78685C85">
      <w:r>
        <w:t>娱乐资本论长期关注在影视文娱产业链的落地，在我们接触的创作者、漫剧团队、品牌方和影视公司中，能跑出惊艳demo的人不少，能把demo变成稳定商单的人凤毛麟角。多数创作者卡在“会做不会卖”的中间地带：他们能产出三五秒的视觉奇观，却没有渠道对接品牌客户；能拍出一支短片，却没有院线愿意为其排片；能让角色动起来，却没有</w:t>
      </w:r>
      <w:ins w:id="7" w:author="张佳玉" w:date="2026-06-23T11:43:23Z">
        <w:r>
          <w:rPr>
            <w:rFonts w:hint="eastAsia"/>
            <w:lang w:eastAsia="zh"/>
            <w:woUserID w:val="1"/>
          </w:rPr>
          <w:t>版权方</w:t>
        </w:r>
      </w:ins>
      <w:del w:id="8" w:author="张佳玉" w:date="2026-06-23T11:43:22Z">
        <w:r>
          <w:rPr/>
          <w:delText>导演</w:delText>
        </w:r>
      </w:del>
      <w:r>
        <w:t>愿意把IP交到AI手里。</w:t>
      </w:r>
    </w:p>
    <w:p w14:paraId="56B24157">
      <w:r>
        <w:t>6月22日，阿里两个动作同步落地，把这条“最后一公里”的变现通道推到台前。</w:t>
      </w:r>
    </w:p>
    <w:p w14:paraId="0F819D85">
      <w:r>
        <w:t>一是正式发布视频生成模型HappyHorse 1.1版本，距离1.0版本开放公测不到两个月，迭代节奏明显提速；</w:t>
      </w:r>
    </w:p>
    <w:p w14:paraId="7A84B4E7">
      <w:r>
        <w:t>二是由HappyHorse与虎鲸文娱集团联合主办的“HORSEPOWER· 全球AI影像大赛”正式启动——这场大赛不仅有现金奖励和算力积分，更提供前所未见的激励前景——百万级商单合作、张纪中导演《镜花奇缘》剧组共创、戛纳与威尼斯电影节AI单元展映通道、优酷影视专区全球上线……</w:t>
      </w:r>
    </w:p>
    <w:p w14:paraId="501D0DF5">
      <w:pPr>
        <w:rPr>
          <w:del w:id="9" w:author="张佳玉" w:date="2026-06-23T15:14:02Z"/>
        </w:rPr>
      </w:pPr>
      <w:del w:id="10" w:author="张佳玉" w:date="2026-06-23T15:14:02Z">
        <w:r>
          <w:rPr/>
          <w:delText>这场大赛要解决的问题，不仅是“AI能不能拍”，更是“AI拍出来能不能卖”。</w:delText>
        </w:r>
      </w:del>
    </w:p>
    <w:p w14:paraId="05AD5C94">
      <w:pPr>
        <w:rPr>
          <w:ins w:id="11" w:author="张佳玉" w:date="2026-06-23T15:14:07Z"/>
        </w:rPr>
      </w:pPr>
      <w:r>
        <w:t>娱乐资本论</w:t>
      </w:r>
      <w:ins w:id="12" w:author="张佳玉" w:date="2026-06-23T15:14:05Z">
        <w:r>
          <w:rPr>
            <w:rFonts w:hint="eastAsia"/>
            <w:lang w:eastAsia="zh"/>
            <w:woUserID w:val="1"/>
          </w:rPr>
          <w:t>也</w:t>
        </w:r>
      </w:ins>
      <w:r>
        <w:t>第一时间对 HappyHorse1.1版本进行了多维度实测，全景式复刻从0开始讲述一个故事的全过程。</w:t>
      </w:r>
    </w:p>
    <w:p w14:paraId="427C726F">
      <w:pPr>
        <w:rPr>
          <w:ins w:id="13" w:author="张佳玉" w:date="2026-06-23T15:27:32Z"/>
          <w:rFonts w:hint="eastAsia"/>
          <w:lang w:eastAsia="zh"/>
          <w:woUserID w:val="1"/>
        </w:rPr>
      </w:pPr>
      <w:ins w:id="14" w:author="张佳玉" w:date="2026-06-23T15:28:22Z">
        <w:r>
          <w:rPr>
            <w:rFonts w:hint="eastAsia"/>
            <w:lang w:eastAsia="zh"/>
            <w:woUserID w:val="1"/>
          </w:rPr>
          <w:t>虎鲸文娱</w:t>
        </w:r>
      </w:ins>
      <w:ins w:id="15" w:author="张佳玉" w:date="2026-06-23T15:28:24Z">
        <w:r>
          <w:rPr>
            <w:rFonts w:hint="eastAsia"/>
            <w:lang w:eastAsia="zh"/>
            <w:woUserID w:val="1"/>
          </w:rPr>
          <w:t>与Hap</w:t>
        </w:r>
      </w:ins>
      <w:ins w:id="16" w:author="张佳玉" w:date="2026-06-23T15:28:26Z">
        <w:r>
          <w:rPr>
            <w:rFonts w:hint="eastAsia"/>
            <w:lang w:eastAsia="zh"/>
            <w:woUserID w:val="1"/>
          </w:rPr>
          <w:t>pyH</w:t>
        </w:r>
      </w:ins>
      <w:ins w:id="17" w:author="张佳玉" w:date="2026-06-23T15:28:27Z">
        <w:r>
          <w:rPr>
            <w:rFonts w:hint="eastAsia"/>
            <w:lang w:eastAsia="zh"/>
            <w:woUserID w:val="1"/>
          </w:rPr>
          <w:t>o</w:t>
        </w:r>
      </w:ins>
      <w:ins w:id="18" w:author="张佳玉" w:date="2026-06-23T15:28:28Z">
        <w:r>
          <w:rPr>
            <w:rFonts w:hint="eastAsia"/>
            <w:lang w:eastAsia="zh"/>
            <w:woUserID w:val="1"/>
          </w:rPr>
          <w:t>r</w:t>
        </w:r>
      </w:ins>
      <w:ins w:id="19" w:author="张佳玉" w:date="2026-06-23T15:28:29Z">
        <w:r>
          <w:rPr>
            <w:rFonts w:hint="eastAsia"/>
            <w:lang w:eastAsia="zh"/>
            <w:woUserID w:val="1"/>
          </w:rPr>
          <w:t>se</w:t>
        </w:r>
      </w:ins>
      <w:ins w:id="20" w:author="张佳玉" w:date="2026-06-23T15:28:32Z">
        <w:r>
          <w:rPr>
            <w:rFonts w:hint="eastAsia"/>
            <w:lang w:eastAsia="zh"/>
            <w:woUserID w:val="1"/>
          </w:rPr>
          <w:t>的深度</w:t>
        </w:r>
      </w:ins>
      <w:ins w:id="21" w:author="张佳玉" w:date="2026-06-23T15:28:33Z">
        <w:r>
          <w:rPr>
            <w:rFonts w:hint="eastAsia"/>
            <w:lang w:eastAsia="zh"/>
            <w:woUserID w:val="1"/>
          </w:rPr>
          <w:t>合作</w:t>
        </w:r>
      </w:ins>
      <w:ins w:id="22" w:author="张佳玉" w:date="2026-06-23T15:16:01Z">
        <w:r>
          <w:rPr>
            <w:rFonts w:hint="eastAsia"/>
            <w:lang w:eastAsia="zh"/>
            <w:woUserID w:val="1"/>
          </w:rPr>
          <w:t>，</w:t>
        </w:r>
      </w:ins>
      <w:ins w:id="23" w:author="张佳玉" w:date="2026-06-23T15:28:34Z">
        <w:r>
          <w:rPr>
            <w:rFonts w:hint="eastAsia"/>
            <w:lang w:eastAsia="zh"/>
            <w:woUserID w:val="1"/>
          </w:rPr>
          <w:t>将</w:t>
        </w:r>
      </w:ins>
      <w:ins w:id="24" w:author="张佳玉" w:date="2026-06-23T15:27:31Z">
        <w:r>
          <w:rPr>
            <w:rFonts w:hint="eastAsia"/>
            <w:lang w:eastAsia="zh"/>
            <w:woUserID w:val="1"/>
          </w:rPr>
          <w:t>推动AI影像从技术能力展示进一步走向真实的内容生产与商业应用</w:t>
        </w:r>
      </w:ins>
      <w:ins w:id="25" w:author="张佳玉" w:date="2026-06-23T15:28:36Z">
        <w:r>
          <w:rPr>
            <w:rFonts w:hint="eastAsia"/>
            <w:lang w:eastAsia="zh"/>
            <w:woUserID w:val="1"/>
          </w:rPr>
          <w:t>，</w:t>
        </w:r>
      </w:ins>
      <w:ins w:id="26" w:author="张佳玉" w:date="2026-06-23T15:28:38Z">
        <w:r>
          <w:rPr>
            <w:rFonts w:hint="eastAsia"/>
            <w:lang w:eastAsia="zh"/>
            <w:woUserID w:val="1"/>
          </w:rPr>
          <w:t>H</w:t>
        </w:r>
      </w:ins>
      <w:ins w:id="27" w:author="张佳玉" w:date="2026-06-23T15:28:42Z">
        <w:r>
          <w:rPr>
            <w:rFonts w:hint="eastAsia"/>
            <w:lang w:eastAsia="zh"/>
            <w:woUserID w:val="1"/>
          </w:rPr>
          <w:t>APPYHORSE</w:t>
        </w:r>
      </w:ins>
      <w:ins w:id="28" w:author="张佳玉" w:date="2026-06-23T15:28:45Z">
        <w:r>
          <w:rPr>
            <w:rFonts w:hint="eastAsia"/>
            <w:lang w:eastAsia="zh"/>
            <w:woUserID w:val="1"/>
          </w:rPr>
          <w:t>大赛也在</w:t>
        </w:r>
      </w:ins>
      <w:ins w:id="29" w:author="张佳玉" w:date="2026-06-23T15:28:47Z">
        <w:r>
          <w:rPr>
            <w:rFonts w:hint="eastAsia"/>
            <w:lang w:eastAsia="zh"/>
            <w:woUserID w:val="1"/>
          </w:rPr>
          <w:t>筛选一批兼具技术能力、艺术表达和产业意识的复合型创作者，为他们提供更清晰的成长路径</w:t>
        </w:r>
      </w:ins>
      <w:ins w:id="30" w:author="张佳玉" w:date="2026-06-23T15:29:29Z">
        <w:r>
          <w:rPr>
            <w:rFonts w:hint="eastAsia"/>
            <w:lang w:eastAsia="zh"/>
            <w:woUserID w:val="1"/>
          </w:rPr>
          <w:t>，</w:t>
        </w:r>
      </w:ins>
      <w:ins w:id="31" w:author="张佳玉" w:date="2026-06-23T15:29:31Z">
        <w:r>
          <w:rPr>
            <w:rFonts w:hint="eastAsia"/>
            <w:lang w:eastAsia="zh"/>
            <w:woUserID w:val="1"/>
          </w:rPr>
          <w:t>与行业</w:t>
        </w:r>
      </w:ins>
      <w:ins w:id="32" w:author="张佳玉" w:date="2026-06-23T15:29:34Z">
        <w:r>
          <w:rPr>
            <w:rFonts w:hint="eastAsia"/>
            <w:lang w:eastAsia="zh"/>
            <w:woUserID w:val="1"/>
          </w:rPr>
          <w:t>共同成长</w:t>
        </w:r>
      </w:ins>
      <w:ins w:id="33" w:author="张佳玉" w:date="2026-06-23T15:29:35Z">
        <w:r>
          <w:rPr>
            <w:rFonts w:hint="eastAsia"/>
            <w:lang w:eastAsia="zh"/>
            <w:woUserID w:val="1"/>
          </w:rPr>
          <w:t>。</w:t>
        </w:r>
      </w:ins>
      <w:bookmarkStart w:id="0" w:name="_GoBack"/>
      <w:bookmarkEnd w:id="0"/>
    </w:p>
    <w:p w14:paraId="66C554CF">
      <w:pPr>
        <w:rPr>
          <w:del w:id="34" w:author="张佳玉" w:date="2026-06-23T15:13:50Z"/>
        </w:rPr>
      </w:pPr>
      <w:del w:id="35" w:author="张佳玉" w:date="2026-06-23T15:13:50Z">
        <w:r>
          <w:rPr/>
          <w:delText>同时，小娱也采访了多位AI影像创作和短剧漫剧一线从业者，试图告诉，虎鲸文娱×HappyHorse在国内搭建起了一个崭新的“模型+平台”一体化组合，对全行业到底带来了怎样的新机遇。</w:delText>
        </w:r>
      </w:del>
    </w:p>
    <w:p w14:paraId="3B536822">
      <w:pPr>
        <w:rPr>
          <w:b/>
          <w:bCs/>
        </w:rPr>
      </w:pPr>
      <w:r>
        <w:rPr>
          <w:b/>
          <w:bCs/>
        </w:rPr>
        <w:t>千万级资源、顶级评委：从自由表达到商业命题的层次化覆盖</w:t>
      </w:r>
    </w:p>
    <w:p w14:paraId="09CEBF84">
      <w:r>
        <w:t>“HORSEPOWER· 全球AI影像大赛”由HappyHorse与虎鲸文娱集团联合发起，6月22日与1.1版本同步启动。征集期即日起至8月20日，获奖公示定于9月15日，颁奖盛典将于9月底或10月初在北京或上海举行。</w:t>
      </w:r>
    </w:p>
    <w:p w14:paraId="5B95D24A">
      <w:r>
        <w:t>大赛的“奖品清单”属于AI影像赛道第一梯队：千万级资源扶持+现金奖励、20个综合奖名额+30个单项奖名额、单人最高可斩获6000美元奖金、最高价值100万元的商单合作机会等。</w:t>
      </w:r>
    </w:p>
    <w:p w14:paraId="1DB14896">
      <w:r>
        <w:t>已公布的评委阵容涵盖影视、AI、学术三界：著名导演、制片人张纪中；《反人类暴行》《边水往事》导演、编剧算；伴山文化创始人、《新生》制片人郑林；中国电影家协会副主席、清华大学教授尹鸿等。</w:t>
      </w:r>
    </w:p>
    <w:p w14:paraId="353A64F4">
      <w:r>
        <w:t>AI影像大赛的评委结构，往往折射出赛事的真正定位。过去不少AI创作大赛的评委多来自AI技术圈、数字艺术圈，评的是“模型效果”和“视觉奇观”。HORSEPOWER大赛的评委阵容则有意做了“跨界组合”：技术方确保评审对技术难度的判断不失真；影视产业方考察“这部作品能不能进影视工业流水线”；学术背书让获奖作品有机会获得进入教学案例的“二次生命”。</w:t>
      </w:r>
    </w:p>
    <w:p w14:paraId="1C3FC2E7">
      <w:r>
        <w:t>4个赛道的设置，也可视为对AI影像“创作-商业-艺术-IP”四层需求的层次化覆盖。</w:t>
      </w:r>
    </w:p>
    <w:p w14:paraId="5524DEB9">
      <w:r>
        <w:t>“自由影像·驾驭想象”是AI创作者最熟悉的赛道，也是“野生破坏力”最容易爆发的赛道。而商业广告短片、电影叙事等赛道则是各有侧重，给专精此道的作者一个更容易脱颖而出的机会。</w:t>
      </w:r>
    </w:p>
    <w:p w14:paraId="02815200">
      <w:r>
        <w:t>特别赛道“镜花寰宇·东方奇幻”是与张纪中《镜花奇缘》剧组深度绑定的赛道，也是“院线级IP共创”承诺的具体落地。可以在本赛道和其他赛道双重投稿的赛制，也激励更多人给这部新片带来新的创意灵感。</w:t>
      </w:r>
    </w:p>
    <w:p w14:paraId="363387F7">
      <w:r>
        <w:t>过去两年，国内外的AI影像大赛并不少见——从短期的“AI短片挑战赛”到平台自办的“AI创作大赛”，多数遵循“征集→评奖→发奖金→曝光”的标准范式。HORSEPOWER大赛的特殊性，体现在三个差异上。</w:t>
      </w:r>
    </w:p>
    <w:p w14:paraId="71F3F0E3">
      <w:pPr>
        <w:rPr>
          <w:ins w:id="36" w:author="张佳玉" w:date="2026-06-23T14:28:40Z"/>
        </w:rPr>
      </w:pPr>
      <w:r>
        <w:t>首先，多数AI大赛的奖励止步于奖金+流量曝光，而HORSEPOWER大赛把“商单合作”作为核心奖励之一——综合奖金奖获得者将获得HappyHorse官方S级合作签约（20万元起商单资源，最高达100万元），银奖获A级合作签约（5万元起，最高达20万元）。对中小AI影像团队而言，</w:t>
      </w:r>
      <w:ins w:id="37" w:author="张佳玉" w:date="2026-06-23T11:57:43Z">
        <w:r>
          <w:rPr>
            <w:rFonts w:hint="eastAsia"/>
            <w:lang w:eastAsia="zh"/>
            <w:woUserID w:val="1"/>
          </w:rPr>
          <w:t>这种从</w:t>
        </w:r>
      </w:ins>
      <w:ins w:id="38" w:author="张佳玉" w:date="2026-06-23T11:57:59Z">
        <w:r>
          <w:rPr>
            <w:rFonts w:hint="eastAsia"/>
            <w:lang w:eastAsia="zh"/>
            <w:woUserID w:val="1"/>
          </w:rPr>
          <w:t>纯</w:t>
        </w:r>
      </w:ins>
      <w:ins w:id="39" w:author="张佳玉" w:date="2026-06-23T11:58:01Z">
        <w:r>
          <w:rPr>
            <w:rFonts w:hint="eastAsia"/>
            <w:lang w:eastAsia="zh"/>
            <w:woUserID w:val="1"/>
          </w:rPr>
          <w:t>创意表达</w:t>
        </w:r>
      </w:ins>
      <w:ins w:id="40" w:author="张佳玉" w:date="2026-06-23T11:58:04Z">
        <w:r>
          <w:rPr>
            <w:rFonts w:hint="eastAsia"/>
            <w:lang w:eastAsia="zh"/>
            <w:woUserID w:val="1"/>
          </w:rPr>
          <w:t>到</w:t>
        </w:r>
      </w:ins>
      <w:ins w:id="41" w:author="张佳玉" w:date="2026-06-23T11:58:06Z">
        <w:r>
          <w:rPr>
            <w:rFonts w:hint="eastAsia"/>
            <w:lang w:eastAsia="zh"/>
            <w:woUserID w:val="1"/>
          </w:rPr>
          <w:t>能</w:t>
        </w:r>
      </w:ins>
      <w:ins w:id="42" w:author="张佳玉" w:date="2026-06-23T11:57:49Z">
        <w:r>
          <w:rPr>
            <w:rFonts w:hint="eastAsia"/>
            <w:lang w:eastAsia="zh"/>
            <w:woUserID w:val="1"/>
          </w:rPr>
          <w:t>对接</w:t>
        </w:r>
      </w:ins>
      <w:ins w:id="43" w:author="张佳玉" w:date="2026-06-23T11:57:50Z">
        <w:r>
          <w:rPr>
            <w:rFonts w:hint="eastAsia"/>
            <w:lang w:eastAsia="zh"/>
            <w:woUserID w:val="1"/>
          </w:rPr>
          <w:t>商单的合作</w:t>
        </w:r>
      </w:ins>
      <w:ins w:id="44" w:author="张佳玉" w:date="2026-06-23T11:57:52Z">
        <w:r>
          <w:rPr>
            <w:rFonts w:hint="eastAsia"/>
            <w:lang w:eastAsia="zh"/>
            <w:woUserID w:val="1"/>
          </w:rPr>
          <w:t>机会</w:t>
        </w:r>
      </w:ins>
      <w:ins w:id="45" w:author="张佳玉" w:date="2026-06-23T14:15:56Z">
        <w:r>
          <w:rPr>
            <w:rFonts w:hint="eastAsia"/>
            <w:lang w:eastAsia="zh"/>
            <w:woUserID w:val="1"/>
          </w:rPr>
          <w:t>非常</w:t>
        </w:r>
      </w:ins>
      <w:ins w:id="46" w:author="张佳玉" w:date="2026-06-23T14:15:57Z">
        <w:r>
          <w:rPr>
            <w:rFonts w:hint="eastAsia"/>
            <w:lang w:eastAsia="zh"/>
            <w:woUserID w:val="1"/>
          </w:rPr>
          <w:t>稀缺</w:t>
        </w:r>
      </w:ins>
      <w:ins w:id="47" w:author="张佳玉" w:date="2026-06-23T11:57:53Z">
        <w:r>
          <w:rPr>
            <w:rFonts w:hint="eastAsia"/>
            <w:lang w:eastAsia="zh"/>
            <w:woUserID w:val="1"/>
          </w:rPr>
          <w:t>，</w:t>
        </w:r>
      </w:ins>
      <w:r>
        <w:t>这条通道的实际价值远高于奖金本身。</w:t>
      </w:r>
    </w:p>
    <w:p w14:paraId="45842693">
      <w:pPr>
        <w:rPr>
          <w:del w:id="48" w:author="张佳玉" w:date="2026-06-23T14:29:19Z"/>
          <w:rFonts w:hint="eastAsia" w:eastAsiaTheme="minorEastAsia"/>
          <w:lang w:eastAsia="zh"/>
          <w:woUserID w:val="1"/>
        </w:rPr>
      </w:pPr>
    </w:p>
    <w:p w14:paraId="366D235C">
      <w:r>
        <w:t>其次，特别赛道“镜花寰宇·东方奇幻”优胜者将受邀加入张纪中导演《镜花奇缘》剧组，以共创者身份深度参与电影、衍生短剧、番外等IP项目开发。能从兴趣爱好一跃进入真实影视项目的机会并不多，此前像卡兹克进入《流浪地球》剧组的情况，更多是“超级个体”凭作品说话，需要实力的同时更需要运气。此番专门提供的机会无疑给一些“酒香也怕巷子深”的作者，实现了扶上马送一程。</w:t>
      </w:r>
    </w:p>
    <w:p w14:paraId="13F253AC">
      <w:r>
        <w:t>第三，是它尝试从“一次性奖励”过渡到长期的创作扶持和共生。获奖创作者将直通HappyHorse超级创作者身份，享受每月专属积分、商单优先权益、新版本模型内测权限；同时优先入驻虎鲸文娱春苗编剧计划、海纳国际青年导演发展计划，并有机会签约虎鲸文娱工作室、长线开发作品IP。获奖作品还将在优酷影视专区上线，有机会获得播出分账收益，并推送到戛纳、威尼斯等国际电影节AI单元展映。这套“长线扶持”机制与前面两条一脉相承，在快速迭代的短剧漫剧行业中，无异于一个用作品实力跟平台“签长约”的好机会，相当有助于作者稳定心态，持续深耕。</w:t>
      </w:r>
    </w:p>
    <w:p w14:paraId="52809964">
      <w:r>
        <w:t>【此处可考虑插入采访有意参赛者对不同比赛的对比】</w:t>
      </w:r>
    </w:p>
    <w:p w14:paraId="2A897C1A">
      <w:r>
        <w:t>当模型能力进入“能用”区间，下一步要回答的就是“怎么用、用在哪、用了对我有什么帮助和改变”。这也正是本场大赛试图给出的答案。那么，本次比赛官方指定的升级版HappyHorse 1.1模型，其能力是否可以撑得起大赛的期待，从而达到让优质创作者能充分表达自己的目标呢？</w:t>
      </w:r>
    </w:p>
    <w:p w14:paraId="776AC510">
      <w:pPr>
        <w:rPr>
          <w:b/>
          <w:bCs/>
        </w:rPr>
      </w:pPr>
      <w:r>
        <w:rPr>
          <w:b/>
          <w:bCs/>
        </w:rPr>
        <w:t>实测HappyHorse 1.1：从“惊艳”到“能用”的关键跃迁</w:t>
      </w:r>
    </w:p>
    <w:p w14:paraId="5616EBED">
      <w:r>
        <w:t>见测试方案部分</w:t>
      </w:r>
    </w:p>
    <w:p w14:paraId="4865B957">
      <w:pPr>
        <w:rPr>
          <w:del w:id="49" w:author="张佳玉" w:date="2026-06-23T15:11:09Z"/>
          <w:b/>
          <w:bCs/>
        </w:rPr>
      </w:pPr>
      <w:r>
        <w:rPr>
          <w:b/>
          <w:bCs/>
        </w:rPr>
        <w:t>虎鲸文娱</w:t>
      </w:r>
      <w:ins w:id="50" w:author="张佳玉" w:date="2026-06-23T12:16:08Z">
        <w:r>
          <w:rPr>
            <w:rFonts w:hint="eastAsia"/>
            <w:b/>
            <w:bCs/>
            <w:lang w:eastAsia="zh"/>
            <w:woUserID w:val="1"/>
          </w:rPr>
          <w:t>携手</w:t>
        </w:r>
      </w:ins>
      <w:r>
        <w:rPr>
          <w:b/>
          <w:bCs/>
        </w:rPr>
        <w:t>HappyHorse</w:t>
      </w:r>
      <w:ins w:id="51" w:author="张佳玉" w:date="2026-06-23T12:16:10Z">
        <w:r>
          <w:rPr>
            <w:rFonts w:hint="eastAsia"/>
            <w:b/>
            <w:bCs/>
            <w:lang w:eastAsia="zh"/>
            <w:woUserID w:val="1"/>
          </w:rPr>
          <w:t>，</w:t>
        </w:r>
      </w:ins>
      <w:ins w:id="52" w:author="张佳玉" w:date="2026-06-23T12:16:19Z">
        <w:r>
          <w:rPr>
            <w:rFonts w:hint="eastAsia"/>
            <w:b/>
            <w:bCs/>
            <w:lang w:eastAsia="zh"/>
            <w:woUserID w:val="1"/>
          </w:rPr>
          <w:t>AI</w:t>
        </w:r>
      </w:ins>
      <w:ins w:id="53" w:author="张佳玉" w:date="2026-06-23T12:16:21Z">
        <w:r>
          <w:rPr>
            <w:rFonts w:hint="eastAsia"/>
            <w:b/>
            <w:bCs/>
            <w:lang w:eastAsia="zh"/>
            <w:woUserID w:val="1"/>
          </w:rPr>
          <w:t>影像进入</w:t>
        </w:r>
      </w:ins>
      <w:del w:id="54" w:author="张佳玉" w:date="2026-06-23T12:16:10Z">
        <w:r>
          <w:rPr>
            <w:b/>
            <w:bCs/>
          </w:rPr>
          <w:delText>：</w:delText>
        </w:r>
      </w:del>
      <w:del w:id="55" w:author="张佳玉" w:date="2026-06-23T12:16:24Z">
        <w:r>
          <w:rPr>
            <w:b/>
            <w:bCs/>
          </w:rPr>
          <w:delText>从技术竞赛到</w:delText>
        </w:r>
      </w:del>
      <w:del w:id="56" w:author="张佳玉" w:date="2026-06-23T12:16:25Z">
        <w:r>
          <w:rPr>
            <w:b/>
            <w:bCs/>
          </w:rPr>
          <w:delText>产业</w:delText>
        </w:r>
      </w:del>
      <w:ins w:id="57" w:author="张佳玉" w:date="2026-06-23T12:16:27Z">
        <w:r>
          <w:rPr>
            <w:rFonts w:hint="eastAsia"/>
            <w:b/>
            <w:bCs/>
            <w:lang w:eastAsia="zh"/>
            <w:woUserID w:val="1"/>
          </w:rPr>
          <w:t>产业</w:t>
        </w:r>
      </w:ins>
      <w:ins w:id="58" w:author="张佳玉" w:date="2026-06-23T12:16:03Z">
        <w:r>
          <w:rPr>
            <w:rFonts w:hint="eastAsia"/>
            <w:b/>
            <w:bCs/>
            <w:lang w:eastAsia="zh"/>
            <w:woUserID w:val="1"/>
          </w:rPr>
          <w:t>生态</w:t>
        </w:r>
      </w:ins>
      <w:ins w:id="59" w:author="张佳玉" w:date="2026-06-23T12:16:29Z">
        <w:r>
          <w:rPr>
            <w:rFonts w:hint="eastAsia"/>
            <w:b/>
            <w:bCs/>
            <w:lang w:eastAsia="zh"/>
            <w:woUserID w:val="1"/>
          </w:rPr>
          <w:t>竞争</w:t>
        </w:r>
      </w:ins>
      <w:del w:id="60" w:author="张佳玉" w:date="2026-06-23T12:16:00Z">
        <w:r>
          <w:rPr>
            <w:b/>
            <w:bCs/>
          </w:rPr>
          <w:delText>落地</w:delText>
        </w:r>
      </w:del>
    </w:p>
    <w:p w14:paraId="504C5507">
      <w:pPr>
        <w:rPr>
          <w:ins w:id="61" w:author="张佳玉" w:date="2026-06-23T14:34:49Z"/>
          <w:rFonts w:hint="eastAsia"/>
          <w:lang w:eastAsia="zh"/>
          <w:woUserID w:val="1"/>
        </w:rPr>
      </w:pPr>
      <w:del w:id="62" w:author="张佳玉" w:date="2026-06-23T12:00:57Z">
        <w:r>
          <w:rPr/>
          <w:delText>可谓无巧不成书的是，</w:delText>
        </w:r>
      </w:del>
    </w:p>
    <w:p w14:paraId="22DC1ECD">
      <w:pPr>
        <w:numPr>
          <w:ilvl w:val="0"/>
          <w:numId w:val="3"/>
          <w:ins w:id="64" w:author="张佳玉" w:date="2026-06-23T14:35:06Z"/>
        </w:numPr>
        <w:rPr>
          <w:ins w:id="65" w:author="张佳玉" w:date="2026-06-23T14:35:07Z"/>
          <w:rFonts w:hint="eastAsia"/>
          <w:lang w:eastAsia="zh"/>
          <w:woUserID w:val="1"/>
        </w:rPr>
        <w:pPrChange w:id="63" w:author="张佳玉" w:date="2026-06-23T14:35:06Z">
          <w:pPr/>
        </w:pPrChange>
      </w:pPr>
      <w:ins w:id="66" w:author="张佳玉" w:date="2026-06-23T14:51:12Z">
        <w:r>
          <w:rPr>
            <w:rFonts w:hint="eastAsia"/>
            <w:lang w:eastAsia="zh"/>
            <w:woUserID w:val="1"/>
          </w:rPr>
          <w:t>发掘AI</w:t>
        </w:r>
      </w:ins>
      <w:ins w:id="67" w:author="张佳玉" w:date="2026-06-23T15:17:39Z">
        <w:r>
          <w:rPr>
            <w:rFonts w:hint="eastAsia"/>
            <w:lang w:eastAsia="zh"/>
            <w:woUserID w:val="1"/>
          </w:rPr>
          <w:t>+艺术</w:t>
        </w:r>
      </w:ins>
      <w:ins w:id="68" w:author="张佳玉" w:date="2026-06-23T14:51:14Z">
        <w:r>
          <w:rPr>
            <w:rFonts w:hint="eastAsia"/>
            <w:lang w:eastAsia="zh"/>
            <w:woUserID w:val="1"/>
          </w:rPr>
          <w:t>复合</w:t>
        </w:r>
      </w:ins>
      <w:ins w:id="69" w:author="张佳玉" w:date="2026-06-23T14:51:15Z">
        <w:r>
          <w:rPr>
            <w:rFonts w:hint="eastAsia"/>
            <w:lang w:eastAsia="zh"/>
            <w:woUserID w:val="1"/>
          </w:rPr>
          <w:t>人才</w:t>
        </w:r>
      </w:ins>
      <w:ins w:id="70" w:author="张佳玉" w:date="2026-06-23T15:17:54Z">
        <w:r>
          <w:rPr>
            <w:rFonts w:hint="eastAsia"/>
            <w:lang w:eastAsia="zh"/>
            <w:woUserID w:val="1"/>
          </w:rPr>
          <w:t>，</w:t>
        </w:r>
      </w:ins>
      <w:ins w:id="71" w:author="张佳玉" w:date="2026-06-23T15:00:12Z">
        <w:r>
          <w:rPr>
            <w:rFonts w:hint="eastAsia"/>
            <w:lang w:eastAsia="zh"/>
            <w:woUserID w:val="1"/>
          </w:rPr>
          <w:t>为</w:t>
        </w:r>
      </w:ins>
      <w:ins w:id="72" w:author="张佳玉" w:date="2026-06-23T15:00:14Z">
        <w:r>
          <w:rPr>
            <w:rFonts w:hint="eastAsia"/>
            <w:lang w:eastAsia="zh"/>
            <w:woUserID w:val="1"/>
          </w:rPr>
          <w:t>行业</w:t>
        </w:r>
      </w:ins>
      <w:ins w:id="73" w:author="张佳玉" w:date="2026-06-23T15:00:15Z">
        <w:r>
          <w:rPr>
            <w:rFonts w:hint="eastAsia"/>
            <w:lang w:eastAsia="zh"/>
            <w:woUserID w:val="1"/>
          </w:rPr>
          <w:t>提供</w:t>
        </w:r>
      </w:ins>
      <w:ins w:id="74" w:author="张佳玉" w:date="2026-06-23T15:00:18Z">
        <w:r>
          <w:rPr>
            <w:rFonts w:hint="eastAsia"/>
            <w:lang w:eastAsia="zh"/>
            <w:woUserID w:val="1"/>
          </w:rPr>
          <w:t>新</w:t>
        </w:r>
      </w:ins>
      <w:ins w:id="75" w:author="张佳玉" w:date="2026-06-23T15:00:19Z">
        <w:r>
          <w:rPr>
            <w:rFonts w:hint="eastAsia"/>
            <w:lang w:eastAsia="zh"/>
            <w:woUserID w:val="1"/>
          </w:rPr>
          <w:t>生</w:t>
        </w:r>
      </w:ins>
      <w:ins w:id="76" w:author="张佳玉" w:date="2026-06-23T15:00:20Z">
        <w:r>
          <w:rPr>
            <w:rFonts w:hint="eastAsia"/>
            <w:lang w:eastAsia="zh"/>
            <w:woUserID w:val="1"/>
          </w:rPr>
          <w:t>力量</w:t>
        </w:r>
      </w:ins>
    </w:p>
    <w:p w14:paraId="56100B77">
      <w:pPr>
        <w:numPr>
          <w:numId w:val="0"/>
        </w:numPr>
        <w:rPr>
          <w:ins w:id="78" w:author="张佳玉" w:date="2026-06-23T15:18:07Z"/>
          <w:rFonts w:hint="eastAsia"/>
          <w:lang w:eastAsia="zh"/>
          <w:woUserID w:val="1"/>
        </w:rPr>
        <w:pPrChange w:id="77" w:author="张佳玉" w:date="2026-06-23T15:17:57Z">
          <w:pPr/>
        </w:pPrChange>
      </w:pPr>
      <w:ins w:id="79" w:author="张佳玉" w:date="2026-06-23T15:18:08Z">
        <w:r>
          <w:rPr>
            <w:rFonts w:hint="eastAsia"/>
            <w:lang w:eastAsia="zh"/>
            <w:woUserID w:val="1"/>
          </w:rPr>
          <w:t>国内</w:t>
        </w:r>
      </w:ins>
      <w:ins w:id="80" w:author="张佳玉" w:date="2026-06-23T15:18:08Z">
        <w:r>
          <w:rPr>
            <w:woUserID w:val="1"/>
          </w:rPr>
          <w:t>其他的“模型+</w:t>
        </w:r>
      </w:ins>
      <w:ins w:id="81" w:author="张佳玉" w:date="2026-06-23T15:18:08Z">
        <w:r>
          <w:rPr>
            <w:rFonts w:hint="eastAsia"/>
            <w:lang w:eastAsia="zh"/>
            <w:woUserID w:val="1"/>
          </w:rPr>
          <w:t>视频</w:t>
        </w:r>
      </w:ins>
      <w:ins w:id="82" w:author="张佳玉" w:date="2026-06-23T15:18:08Z">
        <w:r>
          <w:rPr>
            <w:woUserID w:val="1"/>
          </w:rPr>
          <w:t>平台”体系，</w:t>
        </w:r>
      </w:ins>
      <w:ins w:id="83" w:author="张佳玉" w:date="2026-06-23T15:18:08Z">
        <w:r>
          <w:rPr>
            <w:rFonts w:hint="eastAsia"/>
            <w:lang w:eastAsia="zh"/>
            <w:woUserID w:val="1"/>
          </w:rPr>
          <w:t>大多由模型侧主导，</w:t>
        </w:r>
      </w:ins>
      <w:ins w:id="84" w:author="张佳玉" w:date="2026-06-23T15:18:08Z">
        <w:r>
          <w:rPr>
            <w:woUserID w:val="1"/>
          </w:rPr>
          <w:t>让平台自身得益颇多，虎鲸文娱更希望将新产生的价值回馈给创作者社群，和全行业共同生长。</w:t>
        </w:r>
      </w:ins>
    </w:p>
    <w:p w14:paraId="44830CFF">
      <w:pPr>
        <w:numPr>
          <w:numId w:val="0"/>
        </w:numPr>
        <w:rPr>
          <w:ins w:id="86" w:author="张佳玉" w:date="2026-06-23T15:17:58Z"/>
          <w:rFonts w:hint="eastAsia"/>
          <w:lang w:eastAsia="zh"/>
          <w:woUserID w:val="1"/>
        </w:rPr>
        <w:pPrChange w:id="85" w:author="张佳玉" w:date="2026-06-23T15:17:57Z">
          <w:pPr/>
        </w:pPrChange>
      </w:pPr>
      <w:ins w:id="87" w:author="张佳玉" w:date="2026-06-23T15:22:00Z">
        <w:r>
          <w:rPr>
            <w:rFonts w:hint="eastAsia"/>
            <w:lang w:eastAsia="zh"/>
            <w:woUserID w:val="1"/>
          </w:rPr>
          <w:t>探索</w:t>
        </w:r>
      </w:ins>
      <w:ins w:id="88" w:author="张佳玉" w:date="2026-06-23T14:53:51Z">
        <w:r>
          <w:rPr>
            <w:rFonts w:hint="eastAsia"/>
            <w:lang w:eastAsia="zh"/>
            <w:woUserID w:val="1"/>
          </w:rPr>
          <w:t>一套</w:t>
        </w:r>
      </w:ins>
      <w:ins w:id="89" w:author="张佳玉" w:date="2026-06-23T14:54:39Z">
        <w:r>
          <w:rPr>
            <w:rFonts w:hint="eastAsia"/>
            <w:lang w:eastAsia="zh"/>
            <w:woUserID w:val="1"/>
          </w:rPr>
          <w:t>新的</w:t>
        </w:r>
      </w:ins>
      <w:ins w:id="90" w:author="张佳玉" w:date="2026-06-23T14:53:51Z">
        <w:r>
          <w:rPr>
            <w:rFonts w:hint="eastAsia"/>
            <w:lang w:eastAsia="zh"/>
            <w:woUserID w:val="1"/>
          </w:rPr>
          <w:t>人才筛选机制，</w:t>
        </w:r>
      </w:ins>
      <w:ins w:id="91" w:author="张佳玉" w:date="2026-06-23T14:54:43Z">
        <w:r>
          <w:rPr>
            <w:rFonts w:hint="eastAsia"/>
            <w:lang w:eastAsia="zh"/>
            <w:woUserID w:val="1"/>
          </w:rPr>
          <w:t>比如</w:t>
        </w:r>
      </w:ins>
      <w:ins w:id="92" w:author="张佳玉" w:date="2026-06-23T14:54:45Z">
        <w:r>
          <w:rPr>
            <w:rFonts w:hint="eastAsia"/>
            <w:lang w:eastAsia="zh"/>
            <w:woUserID w:val="1"/>
          </w:rPr>
          <w:t>奖项</w:t>
        </w:r>
      </w:ins>
      <w:ins w:id="93" w:author="张佳玉" w:date="2026-06-23T14:54:52Z">
        <w:r>
          <w:rPr>
            <w:rFonts w:hint="eastAsia"/>
            <w:lang w:eastAsia="zh"/>
            <w:woUserID w:val="1"/>
          </w:rPr>
          <w:t>评选中，</w:t>
        </w:r>
      </w:ins>
      <w:ins w:id="94" w:author="张佳玉" w:date="2026-06-23T14:55:31Z">
        <w:r>
          <w:rPr>
            <w:rFonts w:hint="eastAsia"/>
            <w:lang w:eastAsia="zh"/>
            <w:woUserID w:val="1"/>
          </w:rPr>
          <w:t>电影</w:t>
        </w:r>
      </w:ins>
      <w:ins w:id="95" w:author="张佳玉" w:date="2026-06-23T14:55:33Z">
        <w:r>
          <w:rPr>
            <w:rFonts w:hint="eastAsia"/>
            <w:lang w:eastAsia="zh"/>
            <w:woUserID w:val="1"/>
          </w:rPr>
          <w:t>看重</w:t>
        </w:r>
      </w:ins>
      <w:ins w:id="96" w:author="张佳玉" w:date="2026-06-23T14:55:34Z">
        <w:r>
          <w:rPr>
            <w:rFonts w:hint="eastAsia"/>
            <w:lang w:eastAsia="zh"/>
            <w:woUserID w:val="1"/>
          </w:rPr>
          <w:t>叙事，</w:t>
        </w:r>
      </w:ins>
      <w:ins w:id="97" w:author="张佳玉" w:date="2026-06-23T14:55:38Z">
        <w:r>
          <w:rPr>
            <w:rFonts w:hint="eastAsia"/>
            <w:lang w:eastAsia="zh"/>
            <w:woUserID w:val="1"/>
          </w:rPr>
          <w:t>广告</w:t>
        </w:r>
      </w:ins>
      <w:ins w:id="98" w:author="张佳玉" w:date="2026-06-23T14:55:39Z">
        <w:r>
          <w:rPr>
            <w:rFonts w:hint="eastAsia"/>
            <w:lang w:eastAsia="zh"/>
            <w:woUserID w:val="1"/>
          </w:rPr>
          <w:t>看重</w:t>
        </w:r>
      </w:ins>
      <w:ins w:id="99" w:author="张佳玉" w:date="2026-06-23T14:55:40Z">
        <w:r>
          <w:rPr>
            <w:rFonts w:hint="eastAsia"/>
            <w:lang w:eastAsia="zh"/>
            <w:woUserID w:val="1"/>
          </w:rPr>
          <w:t>应用</w:t>
        </w:r>
      </w:ins>
      <w:ins w:id="100" w:author="张佳玉" w:date="2026-06-23T14:55:41Z">
        <w:r>
          <w:rPr>
            <w:rFonts w:hint="eastAsia"/>
            <w:lang w:eastAsia="zh"/>
            <w:woUserID w:val="1"/>
          </w:rPr>
          <w:t>价值，</w:t>
        </w:r>
      </w:ins>
      <w:ins w:id="101" w:author="张佳玉" w:date="2026-06-23T14:55:45Z">
        <w:r>
          <w:rPr>
            <w:rFonts w:hint="eastAsia"/>
            <w:lang w:eastAsia="zh"/>
            <w:woUserID w:val="1"/>
          </w:rPr>
          <w:t>自有</w:t>
        </w:r>
      </w:ins>
      <w:ins w:id="102" w:author="张佳玉" w:date="2026-06-23T14:55:48Z">
        <w:r>
          <w:rPr>
            <w:rFonts w:hint="eastAsia"/>
            <w:lang w:eastAsia="zh"/>
            <w:woUserID w:val="1"/>
          </w:rPr>
          <w:t>影像赛道</w:t>
        </w:r>
      </w:ins>
      <w:ins w:id="103" w:author="张佳玉" w:date="2026-06-23T14:55:49Z">
        <w:r>
          <w:rPr>
            <w:rFonts w:hint="eastAsia"/>
            <w:lang w:eastAsia="zh"/>
            <w:woUserID w:val="1"/>
          </w:rPr>
          <w:t>看重</w:t>
        </w:r>
      </w:ins>
      <w:ins w:id="104" w:author="张佳玉" w:date="2026-06-23T14:55:53Z">
        <w:r>
          <w:rPr>
            <w:rFonts w:hint="eastAsia"/>
            <w:lang w:eastAsia="zh"/>
            <w:woUserID w:val="1"/>
          </w:rPr>
          <w:t>美学与创意，</w:t>
        </w:r>
      </w:ins>
      <w:ins w:id="105" w:author="张佳玉" w:date="2026-06-23T14:55:59Z">
        <w:r>
          <w:rPr>
            <w:rFonts w:hint="eastAsia"/>
            <w:lang w:eastAsia="zh"/>
            <w:woUserID w:val="1"/>
          </w:rPr>
          <w:t>但</w:t>
        </w:r>
      </w:ins>
      <w:ins w:id="106" w:author="张佳玉" w:date="2026-06-23T14:56:01Z">
        <w:r>
          <w:rPr>
            <w:rFonts w:hint="eastAsia"/>
            <w:lang w:eastAsia="zh"/>
            <w:woUserID w:val="1"/>
          </w:rPr>
          <w:t>同时</w:t>
        </w:r>
      </w:ins>
      <w:ins w:id="107" w:author="张佳玉" w:date="2026-06-23T14:56:16Z">
        <w:r>
          <w:rPr>
            <w:rFonts w:hint="eastAsia"/>
            <w:lang w:eastAsia="zh"/>
            <w:woUserID w:val="1"/>
          </w:rPr>
          <w:t>还会考虑</w:t>
        </w:r>
      </w:ins>
      <w:ins w:id="108" w:author="张佳玉" w:date="2026-06-23T14:56:20Z">
        <w:r>
          <w:rPr>
            <w:rFonts w:hint="eastAsia"/>
            <w:lang w:eastAsia="zh"/>
            <w:woUserID w:val="1"/>
          </w:rPr>
          <w:t>社会价值，</w:t>
        </w:r>
      </w:ins>
      <w:ins w:id="109" w:author="张佳玉" w:date="2026-06-23T14:53:51Z">
        <w:r>
          <w:rPr>
            <w:rFonts w:hint="eastAsia"/>
            <w:lang w:eastAsia="zh"/>
            <w:woUserID w:val="1"/>
          </w:rPr>
          <w:t>筛选出能够进入实际生产流程的</w:t>
        </w:r>
      </w:ins>
      <w:ins w:id="110" w:author="张佳玉" w:date="2026-06-23T15:22:24Z">
        <w:r>
          <w:rPr>
            <w:rFonts w:hint="eastAsia"/>
            <w:lang w:eastAsia="zh"/>
            <w:woUserID w:val="1"/>
          </w:rPr>
          <w:t>内容</w:t>
        </w:r>
      </w:ins>
      <w:ins w:id="111" w:author="张佳玉" w:date="2026-06-23T15:22:25Z">
        <w:r>
          <w:rPr>
            <w:rFonts w:hint="eastAsia"/>
            <w:lang w:eastAsia="zh"/>
            <w:woUserID w:val="1"/>
          </w:rPr>
          <w:t>团队</w:t>
        </w:r>
      </w:ins>
      <w:ins w:id="112" w:author="张佳玉" w:date="2026-06-23T14:54:11Z">
        <w:r>
          <w:rPr>
            <w:rFonts w:hint="eastAsia"/>
            <w:lang w:eastAsia="zh"/>
            <w:woUserID w:val="1"/>
          </w:rPr>
          <w:t>，</w:t>
        </w:r>
      </w:ins>
      <w:ins w:id="113" w:author="张佳玉" w:date="2026-06-23T14:54:12Z">
        <w:r>
          <w:rPr>
            <w:rFonts w:hint="eastAsia"/>
            <w:lang w:eastAsia="zh"/>
            <w:woUserID w:val="1"/>
          </w:rPr>
          <w:t>为</w:t>
        </w:r>
      </w:ins>
      <w:ins w:id="114" w:author="张佳玉" w:date="2026-06-23T14:54:14Z">
        <w:r>
          <w:rPr>
            <w:rFonts w:hint="eastAsia"/>
            <w:lang w:eastAsia="zh"/>
            <w:woUserID w:val="1"/>
          </w:rPr>
          <w:t>影视</w:t>
        </w:r>
      </w:ins>
      <w:ins w:id="115" w:author="张佳玉" w:date="2026-06-23T14:54:16Z">
        <w:r>
          <w:rPr>
            <w:rFonts w:hint="eastAsia"/>
            <w:lang w:eastAsia="zh"/>
            <w:woUserID w:val="1"/>
          </w:rPr>
          <w:t>行业</w:t>
        </w:r>
      </w:ins>
      <w:ins w:id="116" w:author="张佳玉" w:date="2026-06-23T14:54:17Z">
        <w:r>
          <w:rPr>
            <w:rFonts w:hint="eastAsia"/>
            <w:lang w:eastAsia="zh"/>
            <w:woUserID w:val="1"/>
          </w:rPr>
          <w:t>提供</w:t>
        </w:r>
      </w:ins>
      <w:ins w:id="117" w:author="张佳玉" w:date="2026-06-23T14:54:20Z">
        <w:r>
          <w:rPr>
            <w:rFonts w:hint="eastAsia"/>
            <w:lang w:eastAsia="zh"/>
            <w:woUserID w:val="1"/>
          </w:rPr>
          <w:t>新</w:t>
        </w:r>
      </w:ins>
      <w:ins w:id="118" w:author="张佳玉" w:date="2026-06-23T14:54:29Z">
        <w:r>
          <w:rPr>
            <w:rFonts w:hint="eastAsia"/>
            <w:lang w:eastAsia="zh"/>
            <w:woUserID w:val="1"/>
          </w:rPr>
          <w:t>生</w:t>
        </w:r>
      </w:ins>
      <w:ins w:id="119" w:author="张佳玉" w:date="2026-06-23T14:54:23Z">
        <w:r>
          <w:rPr>
            <w:rFonts w:hint="eastAsia"/>
            <w:lang w:eastAsia="zh"/>
            <w:woUserID w:val="1"/>
          </w:rPr>
          <w:t>力量。</w:t>
        </w:r>
      </w:ins>
    </w:p>
    <w:p w14:paraId="06C96D99">
      <w:pPr>
        <w:numPr>
          <w:ilvl w:val="-1"/>
          <w:numId w:val="0"/>
        </w:numPr>
        <w:rPr>
          <w:ins w:id="121" w:author="张佳玉" w:date="2026-06-23T15:12:29Z"/>
          <w:rFonts w:hint="eastAsia"/>
          <w:lang w:eastAsia="zh"/>
          <w:woUserID w:val="1"/>
        </w:rPr>
        <w:pPrChange w:id="120" w:author="张佳玉" w:date="2026-06-23T14:35:07Z">
          <w:pPr/>
        </w:pPrChange>
      </w:pPr>
      <w:ins w:id="122" w:author="张佳玉" w:date="2026-06-23T14:41:38Z">
        <w:r>
          <w:rPr>
            <w:rFonts w:hint="eastAsia"/>
            <w:lang w:eastAsia="zh"/>
            <w:woUserID w:val="1"/>
          </w:rPr>
          <w:t>虎鲸文娱</w:t>
        </w:r>
      </w:ins>
      <w:ins w:id="123" w:author="张佳玉" w:date="2026-06-23T14:41:39Z">
        <w:r>
          <w:rPr>
            <w:rFonts w:hint="eastAsia"/>
            <w:lang w:eastAsia="zh"/>
            <w:woUserID w:val="1"/>
          </w:rPr>
          <w:t>已经有</w:t>
        </w:r>
      </w:ins>
      <w:ins w:id="124" w:author="张佳玉" w:date="2026-06-23T14:41:24Z">
        <w:r>
          <w:rPr>
            <w:rFonts w:hint="eastAsia"/>
            <w:lang w:eastAsia="zh"/>
            <w:woUserID w:val="1"/>
          </w:rPr>
          <w:t>春苗、</w:t>
        </w:r>
      </w:ins>
      <w:ins w:id="125" w:author="张佳玉" w:date="2026-06-23T14:41:26Z">
        <w:r>
          <w:rPr>
            <w:rFonts w:hint="eastAsia"/>
            <w:lang w:eastAsia="zh"/>
            <w:woUserID w:val="1"/>
          </w:rPr>
          <w:t>海纳</w:t>
        </w:r>
      </w:ins>
      <w:ins w:id="126" w:author="张佳玉" w:date="2026-06-23T14:41:32Z">
        <w:r>
          <w:rPr>
            <w:rFonts w:hint="eastAsia"/>
            <w:lang w:eastAsia="zh"/>
            <w:woUserID w:val="1"/>
          </w:rPr>
          <w:t>计划</w:t>
        </w:r>
      </w:ins>
      <w:ins w:id="127" w:author="张佳玉" w:date="2026-06-23T14:41:46Z">
        <w:r>
          <w:rPr>
            <w:rFonts w:hint="eastAsia"/>
            <w:lang w:eastAsia="zh"/>
            <w:woUserID w:val="1"/>
          </w:rPr>
          <w:t>等</w:t>
        </w:r>
      </w:ins>
      <w:ins w:id="128" w:author="张佳玉" w:date="2026-06-23T14:41:49Z">
        <w:r>
          <w:rPr>
            <w:rFonts w:hint="eastAsia"/>
            <w:lang w:eastAsia="zh"/>
            <w:woUserID w:val="1"/>
          </w:rPr>
          <w:t>完整的</w:t>
        </w:r>
      </w:ins>
      <w:ins w:id="129" w:author="张佳玉" w:date="2026-06-23T14:41:50Z">
        <w:r>
          <w:rPr>
            <w:rFonts w:hint="eastAsia"/>
            <w:lang w:eastAsia="zh"/>
            <w:woUserID w:val="1"/>
          </w:rPr>
          <w:t>人才</w:t>
        </w:r>
      </w:ins>
      <w:ins w:id="130" w:author="张佳玉" w:date="2026-06-23T14:41:51Z">
        <w:r>
          <w:rPr>
            <w:rFonts w:hint="eastAsia"/>
            <w:lang w:eastAsia="zh"/>
            <w:woUserID w:val="1"/>
          </w:rPr>
          <w:t>培养</w:t>
        </w:r>
      </w:ins>
      <w:ins w:id="131" w:author="张佳玉" w:date="2026-06-23T14:41:52Z">
        <w:r>
          <w:rPr>
            <w:rFonts w:hint="eastAsia"/>
            <w:lang w:eastAsia="zh"/>
            <w:woUserID w:val="1"/>
          </w:rPr>
          <w:t>体系，</w:t>
        </w:r>
      </w:ins>
      <w:ins w:id="132" w:author="张佳玉" w:date="2026-06-23T14:41:55Z">
        <w:r>
          <w:rPr>
            <w:rFonts w:hint="eastAsia"/>
            <w:lang w:eastAsia="zh"/>
            <w:woUserID w:val="1"/>
          </w:rPr>
          <w:t>可以为</w:t>
        </w:r>
      </w:ins>
      <w:ins w:id="133" w:author="张佳玉" w:date="2026-06-23T14:41:57Z">
        <w:r>
          <w:rPr>
            <w:rFonts w:hint="eastAsia"/>
            <w:lang w:eastAsia="zh"/>
            <w:woUserID w:val="1"/>
          </w:rPr>
          <w:t>创作者</w:t>
        </w:r>
      </w:ins>
      <w:ins w:id="134" w:author="张佳玉" w:date="2026-06-23T14:41:59Z">
        <w:r>
          <w:rPr>
            <w:rFonts w:hint="eastAsia"/>
            <w:lang w:eastAsia="zh"/>
            <w:woUserID w:val="1"/>
          </w:rPr>
          <w:t>提供长期</w:t>
        </w:r>
      </w:ins>
      <w:ins w:id="135" w:author="张佳玉" w:date="2026-06-23T14:42:01Z">
        <w:r>
          <w:rPr>
            <w:rFonts w:hint="eastAsia"/>
            <w:lang w:eastAsia="zh"/>
            <w:woUserID w:val="1"/>
          </w:rPr>
          <w:t>创作支持</w:t>
        </w:r>
      </w:ins>
      <w:ins w:id="136" w:author="张佳玉" w:date="2026-06-23T15:15:15Z">
        <w:r>
          <w:rPr>
            <w:rFonts w:hint="eastAsia"/>
            <w:lang w:eastAsia="zh"/>
            <w:woUserID w:val="1"/>
          </w:rPr>
          <w:t>。</w:t>
        </w:r>
      </w:ins>
    </w:p>
    <w:p w14:paraId="10744ED0">
      <w:pPr>
        <w:numPr>
          <w:ilvl w:val="-1"/>
          <w:numId w:val="0"/>
        </w:numPr>
        <w:rPr>
          <w:ins w:id="138" w:author="张佳玉" w:date="2026-06-23T14:42:01Z"/>
          <w:rFonts w:hint="eastAsia"/>
          <w:lang w:eastAsia="zh"/>
          <w:woUserID w:val="1"/>
        </w:rPr>
        <w:pPrChange w:id="137" w:author="张佳玉" w:date="2026-06-23T14:35:07Z">
          <w:pPr/>
        </w:pPrChange>
      </w:pPr>
      <w:ins w:id="139" w:author="张佳玉" w:date="2026-06-23T14:49:01Z">
        <w:r>
          <w:rPr>
            <w:rFonts w:hint="eastAsia"/>
            <w:lang w:eastAsia="zh"/>
            <w:woUserID w:val="1"/>
          </w:rPr>
          <w:t>AI时代</w:t>
        </w:r>
      </w:ins>
      <w:ins w:id="140" w:author="张佳玉" w:date="2026-06-23T14:57:19Z">
        <w:r>
          <w:rPr>
            <w:rFonts w:hint="eastAsia"/>
            <w:lang w:eastAsia="zh"/>
            <w:woUserID w:val="1"/>
          </w:rPr>
          <w:t>内容</w:t>
        </w:r>
      </w:ins>
      <w:ins w:id="141" w:author="张佳玉" w:date="2026-06-23T14:57:22Z">
        <w:r>
          <w:rPr>
            <w:rFonts w:hint="eastAsia"/>
            <w:lang w:eastAsia="zh"/>
            <w:woUserID w:val="1"/>
          </w:rPr>
          <w:t>生产</w:t>
        </w:r>
      </w:ins>
      <w:ins w:id="142" w:author="张佳玉" w:date="2026-06-23T14:57:24Z">
        <w:r>
          <w:rPr>
            <w:rFonts w:hint="eastAsia"/>
            <w:lang w:eastAsia="zh"/>
            <w:woUserID w:val="1"/>
          </w:rPr>
          <w:t>团队</w:t>
        </w:r>
      </w:ins>
      <w:ins w:id="143" w:author="张佳玉" w:date="2026-06-23T14:57:26Z">
        <w:r>
          <w:rPr>
            <w:rFonts w:hint="eastAsia"/>
            <w:lang w:eastAsia="zh"/>
            <w:woUserID w:val="1"/>
          </w:rPr>
          <w:t>规模</w:t>
        </w:r>
      </w:ins>
      <w:ins w:id="144" w:author="张佳玉" w:date="2026-06-23T14:57:27Z">
        <w:r>
          <w:rPr>
            <w:rFonts w:hint="eastAsia"/>
            <w:lang w:eastAsia="zh"/>
            <w:woUserID w:val="1"/>
          </w:rPr>
          <w:t>会</w:t>
        </w:r>
      </w:ins>
      <w:ins w:id="145" w:author="张佳玉" w:date="2026-06-23T14:57:28Z">
        <w:r>
          <w:rPr>
            <w:rFonts w:hint="eastAsia"/>
            <w:lang w:eastAsia="zh"/>
            <w:woUserID w:val="1"/>
          </w:rPr>
          <w:t>越来越小</w:t>
        </w:r>
      </w:ins>
      <w:ins w:id="146" w:author="张佳玉" w:date="2026-06-23T15:06:38Z">
        <w:r>
          <w:rPr>
            <w:rFonts w:hint="eastAsia"/>
            <w:lang w:eastAsia="zh"/>
            <w:woUserID w:val="1"/>
          </w:rPr>
          <w:t>，</w:t>
        </w:r>
      </w:ins>
      <w:ins w:id="147" w:author="张佳玉" w:date="2026-06-23T15:12:55Z">
        <w:r>
          <w:rPr>
            <w:rFonts w:hint="eastAsia"/>
            <w:lang w:eastAsia="zh"/>
            <w:woUserID w:val="1"/>
          </w:rPr>
          <w:t>可以</w:t>
        </w:r>
      </w:ins>
      <w:ins w:id="148" w:author="张佳玉" w:date="2026-06-23T15:12:57Z">
        <w:r>
          <w:rPr>
            <w:rFonts w:hint="eastAsia"/>
            <w:lang w:eastAsia="zh"/>
            <w:woUserID w:val="1"/>
          </w:rPr>
          <w:t>帮助</w:t>
        </w:r>
      </w:ins>
      <w:ins w:id="149" w:author="张佳玉" w:date="2026-06-23T15:12:10Z">
        <w:r>
          <w:rPr>
            <w:rFonts w:hint="eastAsia"/>
            <w:lang w:eastAsia="zh"/>
            <w:woUserID w:val="1"/>
          </w:rPr>
          <w:t>打造</w:t>
        </w:r>
      </w:ins>
      <w:ins w:id="150" w:author="张佳玉" w:date="2026-06-23T15:06:48Z">
        <w:r>
          <w:rPr>
            <w:rFonts w:hint="eastAsia"/>
            <w:lang w:eastAsia="zh"/>
            <w:woUserID w:val="1"/>
          </w:rPr>
          <w:t>个人IP</w:t>
        </w:r>
      </w:ins>
      <w:ins w:id="151" w:author="张佳玉" w:date="2026-06-23T15:12:50Z">
        <w:r>
          <w:rPr>
            <w:rFonts w:hint="eastAsia"/>
            <w:lang w:eastAsia="zh"/>
            <w:woUserID w:val="1"/>
          </w:rPr>
          <w:t>影响力</w:t>
        </w:r>
      </w:ins>
      <w:ins w:id="152" w:author="张佳玉" w:date="2026-06-23T15:13:00Z">
        <w:r>
          <w:rPr>
            <w:rFonts w:hint="eastAsia"/>
            <w:lang w:eastAsia="zh"/>
            <w:woUserID w:val="1"/>
          </w:rPr>
          <w:t>的</w:t>
        </w:r>
      </w:ins>
      <w:ins w:id="153" w:author="张佳玉" w:date="2026-06-23T15:13:01Z">
        <w:r>
          <w:rPr>
            <w:rFonts w:hint="eastAsia"/>
            <w:lang w:eastAsia="zh"/>
            <w:woUserID w:val="1"/>
          </w:rPr>
          <w:t>平台</w:t>
        </w:r>
      </w:ins>
      <w:ins w:id="154" w:author="张佳玉" w:date="2026-06-23T15:13:04Z">
        <w:r>
          <w:rPr>
            <w:rFonts w:hint="eastAsia"/>
            <w:lang w:eastAsia="zh"/>
            <w:woUserID w:val="1"/>
          </w:rPr>
          <w:t>会</w:t>
        </w:r>
      </w:ins>
      <w:ins w:id="155" w:author="张佳玉" w:date="2026-06-23T15:13:05Z">
        <w:r>
          <w:rPr>
            <w:rFonts w:hint="eastAsia"/>
            <w:lang w:eastAsia="zh"/>
            <w:woUserID w:val="1"/>
          </w:rPr>
          <w:t>更受</w:t>
        </w:r>
      </w:ins>
      <w:ins w:id="156" w:author="张佳玉" w:date="2026-06-23T15:13:07Z">
        <w:r>
          <w:rPr>
            <w:rFonts w:hint="eastAsia"/>
            <w:lang w:eastAsia="zh"/>
            <w:woUserID w:val="1"/>
          </w:rPr>
          <w:t>青睐</w:t>
        </w:r>
      </w:ins>
      <w:ins w:id="157" w:author="张佳玉" w:date="2026-06-23T15:06:48Z">
        <w:r>
          <w:rPr>
            <w:rFonts w:hint="eastAsia"/>
            <w:lang w:eastAsia="zh"/>
            <w:woUserID w:val="1"/>
          </w:rPr>
          <w:t>（</w:t>
        </w:r>
      </w:ins>
      <w:ins w:id="158" w:author="张佳玉" w:date="2026-06-23T15:06:52Z">
        <w:r>
          <w:rPr>
            <w:rFonts w:hint="eastAsia"/>
            <w:lang w:eastAsia="zh"/>
            <w:woUserID w:val="1"/>
          </w:rPr>
          <w:t>大赛为</w:t>
        </w:r>
      </w:ins>
      <w:ins w:id="159" w:author="张佳玉" w:date="2026-06-23T15:06:54Z">
        <w:r>
          <w:rPr>
            <w:rFonts w:hint="eastAsia"/>
            <w:lang w:eastAsia="zh"/>
            <w:woUserID w:val="1"/>
          </w:rPr>
          <w:t>获奖者提供</w:t>
        </w:r>
      </w:ins>
      <w:ins w:id="160" w:author="张佳玉" w:date="2026-06-23T15:06:56Z">
        <w:r>
          <w:rPr>
            <w:rFonts w:hint="eastAsia"/>
            <w:lang w:eastAsia="zh"/>
            <w:woUserID w:val="1"/>
          </w:rPr>
          <w:t>专访资源</w:t>
        </w:r>
      </w:ins>
      <w:ins w:id="161" w:author="张佳玉" w:date="2026-06-23T15:12:11Z">
        <w:r>
          <w:rPr>
            <w:rFonts w:hint="eastAsia"/>
            <w:lang w:eastAsia="zh"/>
            <w:woUserID w:val="1"/>
          </w:rPr>
          <w:t>、</w:t>
        </w:r>
      </w:ins>
      <w:ins w:id="162" w:author="张佳玉" w:date="2026-06-23T15:12:43Z">
        <w:r>
          <w:rPr>
            <w:rFonts w:hint="eastAsia"/>
            <w:lang w:eastAsia="zh"/>
            <w:woUserID w:val="1"/>
          </w:rPr>
          <w:t>作品在</w:t>
        </w:r>
      </w:ins>
      <w:ins w:id="163" w:author="张佳玉" w:date="2026-06-23T15:12:44Z">
        <w:r>
          <w:rPr>
            <w:rFonts w:hint="eastAsia"/>
            <w:lang w:eastAsia="zh"/>
            <w:woUserID w:val="1"/>
          </w:rPr>
          <w:t>优酷全球</w:t>
        </w:r>
      </w:ins>
      <w:ins w:id="164" w:author="张佳玉" w:date="2026-06-23T15:12:46Z">
        <w:r>
          <w:rPr>
            <w:rFonts w:hint="eastAsia"/>
            <w:lang w:eastAsia="zh"/>
            <w:woUserID w:val="1"/>
          </w:rPr>
          <w:t>播放</w:t>
        </w:r>
      </w:ins>
      <w:ins w:id="165" w:author="张佳玉" w:date="2026-06-23T15:12:13Z">
        <w:r>
          <w:rPr>
            <w:rFonts w:hint="eastAsia"/>
            <w:lang w:eastAsia="zh"/>
            <w:woUserID w:val="1"/>
          </w:rPr>
          <w:t>并</w:t>
        </w:r>
      </w:ins>
      <w:ins w:id="166" w:author="张佳玉" w:date="2026-06-23T15:12:17Z">
        <w:r>
          <w:rPr>
            <w:rFonts w:hint="eastAsia"/>
            <w:lang w:eastAsia="zh"/>
            <w:woUserID w:val="1"/>
          </w:rPr>
          <w:t>有机会</w:t>
        </w:r>
      </w:ins>
      <w:ins w:id="167" w:author="张佳玉" w:date="2026-06-23T15:12:18Z">
        <w:r>
          <w:rPr>
            <w:rFonts w:hint="eastAsia"/>
            <w:lang w:eastAsia="zh"/>
            <w:woUserID w:val="1"/>
          </w:rPr>
          <w:t>参与</w:t>
        </w:r>
      </w:ins>
      <w:ins w:id="168" w:author="张佳玉" w:date="2026-06-23T15:12:20Z">
        <w:r>
          <w:rPr>
            <w:rFonts w:hint="eastAsia"/>
            <w:lang w:eastAsia="zh"/>
            <w:woUserID w:val="1"/>
          </w:rPr>
          <w:t>戛纳</w:t>
        </w:r>
      </w:ins>
      <w:ins w:id="169" w:author="张佳玉" w:date="2026-06-23T15:12:24Z">
        <w:r>
          <w:rPr>
            <w:rFonts w:hint="eastAsia"/>
            <w:lang w:eastAsia="zh"/>
            <w:woUserID w:val="1"/>
          </w:rPr>
          <w:t>展演</w:t>
        </w:r>
      </w:ins>
      <w:ins w:id="170" w:author="张佳玉" w:date="2026-06-23T15:06:58Z">
        <w:r>
          <w:rPr>
            <w:rFonts w:hint="eastAsia"/>
            <w:lang w:eastAsia="zh"/>
            <w:woUserID w:val="1"/>
          </w:rPr>
          <w:t>）</w:t>
        </w:r>
      </w:ins>
      <w:ins w:id="171" w:author="张佳玉" w:date="2026-06-23T15:07:04Z">
        <w:r>
          <w:rPr>
            <w:rFonts w:hint="eastAsia"/>
            <w:lang w:eastAsia="zh"/>
            <w:woUserID w:val="1"/>
          </w:rPr>
          <w:t>。</w:t>
        </w:r>
      </w:ins>
    </w:p>
    <w:p w14:paraId="31293D85">
      <w:pPr>
        <w:numPr>
          <w:ilvl w:val="0"/>
          <w:numId w:val="3"/>
          <w:ins w:id="173" w:author="张佳玉" w:date="2026-06-23T14:52:18Z"/>
        </w:numPr>
        <w:rPr>
          <w:ins w:id="174" w:author="张佳玉" w:date="2026-06-23T14:29:21Z"/>
          <w:rFonts w:hint="eastAsia"/>
          <w:lang w:eastAsia="zh"/>
          <w:woUserID w:val="1"/>
        </w:rPr>
        <w:pPrChange w:id="172" w:author="张佳玉" w:date="2026-06-23T14:52:18Z">
          <w:pPr/>
        </w:pPrChange>
      </w:pPr>
      <w:ins w:id="175" w:author="张佳玉" w:date="2026-06-23T14:29:43Z">
        <w:r>
          <w:rPr>
            <w:rFonts w:hint="eastAsia"/>
            <w:lang w:eastAsia="zh"/>
            <w:woUserID w:val="1"/>
          </w:rPr>
          <w:t>虎鲸</w:t>
        </w:r>
      </w:ins>
      <w:ins w:id="176" w:author="张佳玉" w:date="2026-06-23T14:29:44Z">
        <w:r>
          <w:rPr>
            <w:rFonts w:hint="eastAsia"/>
            <w:lang w:eastAsia="zh"/>
            <w:woUserID w:val="1"/>
          </w:rPr>
          <w:t>文娱</w:t>
        </w:r>
      </w:ins>
      <w:ins w:id="177" w:author="张佳玉" w:date="2026-06-23T14:29:45Z">
        <w:r>
          <w:rPr>
            <w:rFonts w:hint="eastAsia"/>
            <w:lang w:eastAsia="zh"/>
            <w:woUserID w:val="1"/>
          </w:rPr>
          <w:t>为</w:t>
        </w:r>
      </w:ins>
      <w:ins w:id="178" w:author="张佳玉" w:date="2026-06-23T14:29:47Z">
        <w:r>
          <w:rPr>
            <w:rFonts w:hint="eastAsia"/>
            <w:lang w:eastAsia="zh"/>
            <w:woUserID w:val="1"/>
          </w:rPr>
          <w:t>Happy</w:t>
        </w:r>
      </w:ins>
      <w:ins w:id="179" w:author="张佳玉" w:date="2026-06-23T14:29:49Z">
        <w:r>
          <w:rPr>
            <w:rFonts w:hint="eastAsia"/>
            <w:lang w:eastAsia="zh"/>
            <w:woUserID w:val="1"/>
          </w:rPr>
          <w:t>H</w:t>
        </w:r>
      </w:ins>
      <w:ins w:id="180" w:author="张佳玉" w:date="2026-06-23T14:29:51Z">
        <w:r>
          <w:rPr>
            <w:rFonts w:hint="eastAsia"/>
            <w:lang w:eastAsia="zh"/>
            <w:woUserID w:val="1"/>
          </w:rPr>
          <w:t>orse</w:t>
        </w:r>
      </w:ins>
      <w:ins w:id="181" w:author="张佳玉" w:date="2026-06-23T14:29:52Z">
        <w:r>
          <w:rPr>
            <w:rFonts w:hint="eastAsia"/>
            <w:lang w:eastAsia="zh"/>
            <w:woUserID w:val="1"/>
          </w:rPr>
          <w:t>提供</w:t>
        </w:r>
      </w:ins>
      <w:ins w:id="182" w:author="张佳玉" w:date="2026-06-23T14:29:35Z">
        <w:r>
          <w:rPr>
            <w:rFonts w:hint="eastAsia"/>
            <w:lang w:eastAsia="zh"/>
            <w:woUserID w:val="1"/>
          </w:rPr>
          <w:t>应用场景</w:t>
        </w:r>
      </w:ins>
      <w:ins w:id="183" w:author="张佳玉" w:date="2026-06-23T14:29:36Z">
        <w:r>
          <w:rPr>
            <w:rFonts w:hint="eastAsia"/>
            <w:lang w:eastAsia="zh"/>
            <w:woUserID w:val="1"/>
          </w:rPr>
          <w:t>：</w:t>
        </w:r>
      </w:ins>
    </w:p>
    <w:p w14:paraId="0C64E3B4">
      <w:pPr>
        <w:rPr>
          <w:ins w:id="184" w:author="张佳玉" w:date="2026-06-23T15:05:38Z"/>
          <w:rFonts w:hint="eastAsia"/>
          <w:lang w:eastAsia="zh"/>
          <w:woUserID w:val="1"/>
        </w:rPr>
      </w:pPr>
      <w:ins w:id="185" w:author="张佳玉" w:date="2026-06-23T14:30:00Z">
        <w:r>
          <w:rPr>
            <w:rFonts w:hint="eastAsia"/>
            <w:lang w:eastAsia="zh"/>
            <w:woUserID w:val="1"/>
          </w:rPr>
          <w:t>大赛</w:t>
        </w:r>
      </w:ins>
      <w:ins w:id="186" w:author="张佳玉" w:date="2026-06-23T14:29:22Z">
        <w:r>
          <w:rPr>
            <w:rFonts w:hint="eastAsia"/>
            <w:lang w:eastAsia="zh"/>
            <w:woUserID w:val="1"/>
          </w:rPr>
          <w:t>设置了</w:t>
        </w:r>
      </w:ins>
      <w:ins w:id="187" w:author="张佳玉" w:date="2026-06-23T14:30:01Z">
        <w:r>
          <w:rPr>
            <w:rFonts w:hint="eastAsia"/>
            <w:lang w:eastAsia="zh"/>
            <w:woUserID w:val="1"/>
          </w:rPr>
          <w:t>“</w:t>
        </w:r>
      </w:ins>
      <w:ins w:id="188" w:author="张佳玉" w:date="2026-06-23T14:30:03Z">
        <w:r>
          <w:rPr>
            <w:rFonts w:hint="eastAsia"/>
            <w:lang w:eastAsia="zh"/>
            <w:woUserID w:val="1"/>
          </w:rPr>
          <w:t>品牌</w:t>
        </w:r>
      </w:ins>
      <w:ins w:id="189" w:author="张佳玉" w:date="2026-06-23T14:30:05Z">
        <w:r>
          <w:rPr>
            <w:rFonts w:hint="eastAsia"/>
            <w:lang w:eastAsia="zh"/>
            <w:woUserID w:val="1"/>
          </w:rPr>
          <w:t>影像”</w:t>
        </w:r>
      </w:ins>
      <w:ins w:id="190" w:author="张佳玉" w:date="2026-06-23T14:30:34Z">
        <w:r>
          <w:rPr>
            <w:rFonts w:hint="eastAsia"/>
            <w:lang w:eastAsia="zh"/>
            <w:woUserID w:val="1"/>
          </w:rPr>
          <w:t>赛道，</w:t>
        </w:r>
      </w:ins>
      <w:ins w:id="191" w:author="张佳玉" w:date="2026-06-23T14:30:48Z">
        <w:r>
          <w:rPr>
            <w:rFonts w:hint="eastAsia"/>
            <w:lang w:eastAsia="zh"/>
            <w:woUserID w:val="1"/>
          </w:rPr>
          <w:t>优酷、</w:t>
        </w:r>
      </w:ins>
      <w:ins w:id="192" w:author="张佳玉" w:date="2026-06-23T15:01:05Z">
        <w:r>
          <w:rPr>
            <w:rFonts w:hint="eastAsia"/>
            <w:lang w:eastAsia="zh"/>
            <w:woUserID w:val="1"/>
          </w:rPr>
          <w:t>大麦</w:t>
        </w:r>
      </w:ins>
      <w:ins w:id="193" w:author="张佳玉" w:date="2026-06-23T15:01:06Z">
        <w:r>
          <w:rPr>
            <w:rFonts w:hint="eastAsia"/>
            <w:lang w:eastAsia="zh"/>
            <w:woUserID w:val="1"/>
          </w:rPr>
          <w:t>娱乐、</w:t>
        </w:r>
      </w:ins>
      <w:ins w:id="194" w:author="张佳玉" w:date="2026-06-23T15:01:14Z">
        <w:r>
          <w:rPr>
            <w:rFonts w:hint="eastAsia"/>
            <w:lang w:eastAsia="zh"/>
            <w:woUserID w:val="1"/>
          </w:rPr>
          <w:t>阿里鱼</w:t>
        </w:r>
      </w:ins>
      <w:ins w:id="195" w:author="张佳玉" w:date="2026-06-23T14:30:51Z">
        <w:r>
          <w:rPr>
            <w:rFonts w:hint="eastAsia"/>
            <w:lang w:eastAsia="zh"/>
            <w:woUserID w:val="1"/>
          </w:rPr>
          <w:t>等</w:t>
        </w:r>
      </w:ins>
      <w:ins w:id="196" w:author="张佳玉" w:date="2026-06-23T14:30:55Z">
        <w:r>
          <w:rPr>
            <w:rFonts w:hint="eastAsia"/>
            <w:lang w:eastAsia="zh"/>
            <w:woUserID w:val="1"/>
          </w:rPr>
          <w:t>都有</w:t>
        </w:r>
      </w:ins>
      <w:ins w:id="197" w:author="张佳玉" w:date="2026-06-23T14:30:56Z">
        <w:r>
          <w:rPr>
            <w:rFonts w:hint="eastAsia"/>
            <w:lang w:eastAsia="zh"/>
            <w:woUserID w:val="1"/>
          </w:rPr>
          <w:t>商业</w:t>
        </w:r>
      </w:ins>
      <w:ins w:id="198" w:author="张佳玉" w:date="2026-06-23T14:30:59Z">
        <w:r>
          <w:rPr>
            <w:rFonts w:hint="eastAsia"/>
            <w:lang w:eastAsia="zh"/>
            <w:woUserID w:val="1"/>
          </w:rPr>
          <w:t>视频</w:t>
        </w:r>
      </w:ins>
      <w:ins w:id="199" w:author="张佳玉" w:date="2026-06-23T14:31:02Z">
        <w:r>
          <w:rPr>
            <w:rFonts w:hint="eastAsia"/>
            <w:lang w:eastAsia="zh"/>
            <w:woUserID w:val="1"/>
          </w:rPr>
          <w:t>的</w:t>
        </w:r>
      </w:ins>
      <w:ins w:id="200" w:author="张佳玉" w:date="2026-06-23T14:31:07Z">
        <w:r>
          <w:rPr>
            <w:rFonts w:hint="eastAsia"/>
            <w:lang w:eastAsia="zh"/>
            <w:woUserID w:val="1"/>
          </w:rPr>
          <w:t>应用场景，</w:t>
        </w:r>
      </w:ins>
      <w:ins w:id="201" w:author="张佳玉" w:date="2026-06-23T14:31:09Z">
        <w:r>
          <w:rPr>
            <w:rFonts w:hint="eastAsia"/>
            <w:lang w:eastAsia="zh"/>
            <w:woUserID w:val="1"/>
          </w:rPr>
          <w:t>比如</w:t>
        </w:r>
      </w:ins>
      <w:ins w:id="202" w:author="张佳玉" w:date="2026-06-23T14:31:12Z">
        <w:r>
          <w:rPr>
            <w:rFonts w:hint="eastAsia"/>
            <w:lang w:eastAsia="zh"/>
            <w:woUserID w:val="1"/>
          </w:rPr>
          <w:t>优酷</w:t>
        </w:r>
      </w:ins>
      <w:ins w:id="203" w:author="张佳玉" w:date="2026-06-23T14:31:31Z">
        <w:r>
          <w:rPr>
            <w:rFonts w:hint="eastAsia"/>
            <w:lang w:eastAsia="zh"/>
            <w:woUserID w:val="1"/>
          </w:rPr>
          <w:t>剧集</w:t>
        </w:r>
      </w:ins>
      <w:ins w:id="204" w:author="张佳玉" w:date="2026-06-23T14:31:12Z">
        <w:r>
          <w:rPr>
            <w:rFonts w:hint="eastAsia"/>
            <w:lang w:eastAsia="zh"/>
            <w:woUserID w:val="1"/>
          </w:rPr>
          <w:t>的</w:t>
        </w:r>
      </w:ins>
      <w:ins w:id="205" w:author="张佳玉" w:date="2026-06-23T14:31:28Z">
        <w:r>
          <w:rPr>
            <w:rFonts w:hint="eastAsia"/>
            <w:lang w:eastAsia="zh"/>
            <w:woUserID w:val="1"/>
          </w:rPr>
          <w:t>小剧场</w:t>
        </w:r>
      </w:ins>
      <w:ins w:id="206" w:author="张佳玉" w:date="2026-06-23T14:31:52Z">
        <w:r>
          <w:rPr>
            <w:rFonts w:hint="eastAsia"/>
            <w:lang w:eastAsia="zh"/>
            <w:woUserID w:val="1"/>
          </w:rPr>
          <w:t>品牌</w:t>
        </w:r>
      </w:ins>
      <w:ins w:id="207" w:author="张佳玉" w:date="2026-06-23T14:31:20Z">
        <w:r>
          <w:rPr>
            <w:rFonts w:hint="eastAsia"/>
            <w:lang w:eastAsia="zh"/>
            <w:woUserID w:val="1"/>
          </w:rPr>
          <w:t>广告</w:t>
        </w:r>
      </w:ins>
      <w:ins w:id="208" w:author="张佳玉" w:date="2026-06-23T14:31:21Z">
        <w:r>
          <w:rPr>
            <w:rFonts w:hint="eastAsia"/>
            <w:lang w:eastAsia="zh"/>
            <w:woUserID w:val="1"/>
          </w:rPr>
          <w:t>、</w:t>
        </w:r>
      </w:ins>
      <w:ins w:id="209" w:author="张佳玉" w:date="2026-06-23T15:01:20Z">
        <w:r>
          <w:rPr>
            <w:rFonts w:hint="eastAsia"/>
            <w:lang w:eastAsia="zh"/>
            <w:woUserID w:val="1"/>
          </w:rPr>
          <w:t>大麦娱乐的宣发视频，</w:t>
        </w:r>
      </w:ins>
      <w:ins w:id="210" w:author="张佳玉" w:date="2026-06-23T14:31:34Z">
        <w:r>
          <w:rPr>
            <w:rFonts w:hint="eastAsia"/>
            <w:lang w:eastAsia="zh"/>
            <w:woUserID w:val="1"/>
          </w:rPr>
          <w:t>阿里鱼</w:t>
        </w:r>
      </w:ins>
      <w:ins w:id="211" w:author="张佳玉" w:date="2026-06-23T14:31:36Z">
        <w:r>
          <w:rPr>
            <w:rFonts w:hint="eastAsia"/>
            <w:lang w:eastAsia="zh"/>
            <w:woUserID w:val="1"/>
          </w:rPr>
          <w:t>IP</w:t>
        </w:r>
      </w:ins>
      <w:ins w:id="212" w:author="张佳玉" w:date="2026-06-23T14:31:37Z">
        <w:r>
          <w:rPr>
            <w:rFonts w:hint="eastAsia"/>
            <w:lang w:eastAsia="zh"/>
            <w:woUserID w:val="1"/>
          </w:rPr>
          <w:t>衍生品</w:t>
        </w:r>
      </w:ins>
      <w:ins w:id="213" w:author="张佳玉" w:date="2026-06-23T14:31:42Z">
        <w:r>
          <w:rPr>
            <w:rFonts w:hint="eastAsia"/>
            <w:lang w:eastAsia="zh"/>
            <w:woUserID w:val="1"/>
          </w:rPr>
          <w:t>的</w:t>
        </w:r>
      </w:ins>
      <w:ins w:id="214" w:author="张佳玉" w:date="2026-06-23T14:31:44Z">
        <w:r>
          <w:rPr>
            <w:rFonts w:hint="eastAsia"/>
            <w:lang w:eastAsia="zh"/>
            <w:woUserID w:val="1"/>
          </w:rPr>
          <w:t>广告等</w:t>
        </w:r>
      </w:ins>
      <w:ins w:id="215" w:author="张佳玉" w:date="2026-06-23T15:01:28Z">
        <w:r>
          <w:rPr>
            <w:rFonts w:hint="eastAsia"/>
            <w:lang w:eastAsia="zh"/>
            <w:woUserID w:val="1"/>
          </w:rPr>
          <w:t>，</w:t>
        </w:r>
      </w:ins>
      <w:ins w:id="216" w:author="张佳玉" w:date="2026-06-23T15:01:31Z">
        <w:r>
          <w:rPr>
            <w:rFonts w:hint="eastAsia"/>
            <w:lang w:eastAsia="zh"/>
            <w:woUserID w:val="1"/>
          </w:rPr>
          <w:t>为AI</w:t>
        </w:r>
      </w:ins>
      <w:ins w:id="217" w:author="张佳玉" w:date="2026-06-23T15:01:32Z">
        <w:r>
          <w:rPr>
            <w:rFonts w:hint="eastAsia"/>
            <w:lang w:eastAsia="zh"/>
            <w:woUserID w:val="1"/>
          </w:rPr>
          <w:t>视频</w:t>
        </w:r>
      </w:ins>
      <w:ins w:id="218" w:author="张佳玉" w:date="2026-06-23T15:01:34Z">
        <w:r>
          <w:rPr>
            <w:rFonts w:hint="eastAsia"/>
            <w:lang w:eastAsia="zh"/>
            <w:woUserID w:val="1"/>
          </w:rPr>
          <w:t>提供丰富</w:t>
        </w:r>
      </w:ins>
      <w:ins w:id="219" w:author="张佳玉" w:date="2026-06-23T15:01:35Z">
        <w:r>
          <w:rPr>
            <w:rFonts w:hint="eastAsia"/>
            <w:lang w:eastAsia="zh"/>
            <w:woUserID w:val="1"/>
          </w:rPr>
          <w:t>应用</w:t>
        </w:r>
      </w:ins>
      <w:ins w:id="220" w:author="张佳玉" w:date="2026-06-23T15:01:37Z">
        <w:r>
          <w:rPr>
            <w:rFonts w:hint="eastAsia"/>
            <w:lang w:eastAsia="zh"/>
            <w:woUserID w:val="1"/>
          </w:rPr>
          <w:t>场景，</w:t>
        </w:r>
      </w:ins>
      <w:ins w:id="221" w:author="张佳玉" w:date="2026-06-23T15:01:41Z">
        <w:r>
          <w:rPr>
            <w:rFonts w:hint="eastAsia"/>
            <w:lang w:eastAsia="zh"/>
            <w:woUserID w:val="1"/>
          </w:rPr>
          <w:t>让</w:t>
        </w:r>
      </w:ins>
      <w:ins w:id="222" w:author="张佳玉" w:date="2026-06-23T15:01:57Z">
        <w:r>
          <w:rPr>
            <w:rFonts w:hint="eastAsia"/>
            <w:lang w:eastAsia="zh"/>
            <w:woUserID w:val="1"/>
          </w:rPr>
          <w:t>模型</w:t>
        </w:r>
      </w:ins>
      <w:ins w:id="223" w:author="张佳玉" w:date="2026-06-23T15:01:58Z">
        <w:r>
          <w:rPr>
            <w:rFonts w:hint="eastAsia"/>
            <w:lang w:eastAsia="zh"/>
            <w:woUserID w:val="1"/>
          </w:rPr>
          <w:t>能力与</w:t>
        </w:r>
      </w:ins>
      <w:ins w:id="224" w:author="张佳玉" w:date="2026-06-23T15:02:04Z">
        <w:r>
          <w:rPr>
            <w:rFonts w:hint="eastAsia"/>
            <w:lang w:eastAsia="zh"/>
            <w:woUserID w:val="1"/>
          </w:rPr>
          <w:t>创意释放</w:t>
        </w:r>
      </w:ins>
      <w:ins w:id="225" w:author="张佳玉" w:date="2026-06-23T15:01:45Z">
        <w:r>
          <w:rPr>
            <w:rFonts w:hint="eastAsia"/>
            <w:lang w:eastAsia="zh"/>
            <w:woUserID w:val="1"/>
          </w:rPr>
          <w:t>有的放矢。</w:t>
        </w:r>
      </w:ins>
    </w:p>
    <w:p w14:paraId="03CCB725">
      <w:pPr>
        <w:rPr>
          <w:ins w:id="226" w:author="张佳玉" w:date="2026-06-23T14:59:03Z"/>
          <w:rFonts w:hint="eastAsia"/>
          <w:lang w:eastAsia="zh"/>
          <w:woUserID w:val="1"/>
        </w:rPr>
      </w:pPr>
      <w:ins w:id="227" w:author="张佳玉" w:date="2026-06-23T15:05:40Z">
        <w:r>
          <w:rPr>
            <w:rFonts w:hint="eastAsia"/>
            <w:lang w:eastAsia="zh"/>
            <w:woUserID w:val="1"/>
          </w:rPr>
          <w:t>还有</w:t>
        </w:r>
      </w:ins>
      <w:ins w:id="228" w:author="张佳玉" w:date="2026-06-23T15:05:40Z">
        <w:r>
          <w:rPr>
            <w:woUserID w:val="1"/>
          </w:rPr>
          <w:t>张纪中《镜花奇缘》剧组作为特别合作方，让HappyHorse有机会进入一个真实的院线级影视项目制作流程。剧组的工业级反馈比C端零散反馈更有产品迭代价值，是很难</w:t>
        </w:r>
      </w:ins>
      <w:ins w:id="229" w:author="张佳玉" w:date="2026-06-23T15:22:59Z">
        <w:r>
          <w:rPr>
            <w:rFonts w:hint="eastAsia"/>
            <w:lang w:eastAsia="zh"/>
            <w:woUserID w:val="1"/>
          </w:rPr>
          <w:t>替代</w:t>
        </w:r>
      </w:ins>
      <w:ins w:id="230" w:author="张佳玉" w:date="2026-06-23T15:05:40Z">
        <w:r>
          <w:rPr>
            <w:woUserID w:val="1"/>
          </w:rPr>
          <w:t>的宝贵资源。</w:t>
        </w:r>
      </w:ins>
    </w:p>
    <w:p w14:paraId="396F8B29">
      <w:pPr>
        <w:numPr>
          <w:ilvl w:val="0"/>
          <w:numId w:val="3"/>
        </w:numPr>
        <w:rPr>
          <w:ins w:id="231" w:author="张佳玉" w:date="2026-06-23T14:59:04Z"/>
          <w:rFonts w:hint="eastAsia"/>
          <w:lang w:eastAsia="zh"/>
          <w:woUserID w:val="1"/>
        </w:rPr>
      </w:pPr>
      <w:ins w:id="232" w:author="张佳玉" w:date="2026-06-23T14:59:04Z">
        <w:r>
          <w:rPr>
            <w:rFonts w:hint="eastAsia"/>
            <w:lang w:eastAsia="zh"/>
            <w:woUserID w:val="1"/>
          </w:rPr>
          <w:t>推动AI视频竞争从单纯的技术能力转向</w:t>
        </w:r>
      </w:ins>
      <w:ins w:id="233" w:author="张佳玉" w:date="2026-06-23T15:04:37Z">
        <w:r>
          <w:rPr>
            <w:rFonts w:hint="eastAsia"/>
            <w:lang w:eastAsia="zh"/>
            <w:woUserID w:val="1"/>
          </w:rPr>
          <w:t>应用</w:t>
        </w:r>
      </w:ins>
      <w:ins w:id="234" w:author="张佳玉" w:date="2026-06-23T14:59:04Z">
        <w:r>
          <w:rPr>
            <w:rFonts w:hint="eastAsia"/>
            <w:lang w:eastAsia="zh"/>
            <w:woUserID w:val="1"/>
          </w:rPr>
          <w:t>落地</w:t>
        </w:r>
      </w:ins>
    </w:p>
    <w:p w14:paraId="01841B12">
      <w:pPr>
        <w:rPr>
          <w:del w:id="235" w:author="张佳玉" w:date="2026-06-23T15:03:07Z"/>
        </w:rPr>
      </w:pPr>
      <w:ins w:id="236" w:author="张佳玉" w:date="2026-06-23T15:11:20Z">
        <w:r>
          <w:rPr>
            <w:rFonts w:hint="eastAsia"/>
            <w:lang w:eastAsia="zh"/>
            <w:woUserID w:val="1"/>
          </w:rPr>
          <w:t>以前</w:t>
        </w:r>
      </w:ins>
      <w:ins w:id="237" w:author="张佳玉" w:date="2026-06-23T15:11:20Z">
        <w:r>
          <w:rPr>
            <w:woUserID w:val="1"/>
          </w:rPr>
          <w:t>视频竞赛从由模型厂商主导，比拼生成质量、生成速度、价格，</w:t>
        </w:r>
      </w:ins>
      <w:ins w:id="238" w:author="张佳玉" w:date="2026-06-23T15:11:32Z">
        <w:r>
          <w:rPr>
            <w:rFonts w:hint="eastAsia"/>
            <w:lang w:eastAsia="zh"/>
            <w:woUserID w:val="1"/>
          </w:rPr>
          <w:t>如今模型能力之间的壁垒不高，新的行业壁垒是，作品能否进入真实项目、获得商业订单，并形成持续收入</w:t>
        </w:r>
      </w:ins>
      <w:ins w:id="239" w:author="张佳玉" w:date="2026-06-23T15:11:35Z">
        <w:r>
          <w:rPr>
            <w:rFonts w:hint="eastAsia"/>
            <w:lang w:eastAsia="zh"/>
            <w:woUserID w:val="1"/>
          </w:rPr>
          <w:t>，</w:t>
        </w:r>
      </w:ins>
      <w:ins w:id="240" w:author="张佳玉" w:date="2026-06-23T15:11:41Z">
        <w:r>
          <w:rPr>
            <w:rFonts w:hint="eastAsia"/>
            <w:lang w:eastAsia="zh"/>
            <w:woUserID w:val="1"/>
          </w:rPr>
          <w:t>未来</w:t>
        </w:r>
      </w:ins>
      <w:ins w:id="241" w:author="张佳玉" w:date="2026-06-23T15:11:43Z">
        <w:r>
          <w:rPr>
            <w:rFonts w:hint="eastAsia"/>
            <w:lang w:eastAsia="zh"/>
            <w:woUserID w:val="1"/>
          </w:rPr>
          <w:t>AI</w:t>
        </w:r>
      </w:ins>
      <w:ins w:id="242" w:author="张佳玉" w:date="2026-06-23T15:11:44Z">
        <w:r>
          <w:rPr>
            <w:rFonts w:hint="eastAsia"/>
            <w:lang w:eastAsia="zh"/>
            <w:woUserID w:val="1"/>
          </w:rPr>
          <w:t>视频行业</w:t>
        </w:r>
      </w:ins>
      <w:ins w:id="243" w:author="张佳玉" w:date="2026-06-23T15:11:46Z">
        <w:r>
          <w:rPr>
            <w:rFonts w:hint="eastAsia"/>
            <w:lang w:eastAsia="zh"/>
            <w:woUserID w:val="1"/>
          </w:rPr>
          <w:t>竞争</w:t>
        </w:r>
      </w:ins>
      <w:ins w:id="244" w:author="张佳玉" w:date="2026-06-23T15:23:09Z">
        <w:r>
          <w:rPr>
            <w:rFonts w:hint="eastAsia"/>
            <w:lang w:eastAsia="zh"/>
            <w:woUserID w:val="1"/>
          </w:rPr>
          <w:t>也</w:t>
        </w:r>
      </w:ins>
      <w:ins w:id="245" w:author="张佳玉" w:date="2026-06-23T15:11:51Z">
        <w:r>
          <w:rPr>
            <w:rFonts w:hint="eastAsia"/>
            <w:lang w:eastAsia="zh"/>
            <w:woUserID w:val="1"/>
          </w:rPr>
          <w:t>需要</w:t>
        </w:r>
      </w:ins>
      <w:ins w:id="246" w:author="张佳玉" w:date="2026-06-23T15:11:20Z">
        <w:r>
          <w:rPr>
            <w:woUserID w:val="1"/>
          </w:rPr>
          <w:t>全产业链共同介入，共同参与标准制定和通道搭建</w:t>
        </w:r>
      </w:ins>
      <w:ins w:id="247" w:author="张佳玉" w:date="2026-06-23T15:23:12Z">
        <w:r>
          <w:rPr>
            <w:rFonts w:hint="eastAsia"/>
            <w:lang w:eastAsia="zh"/>
            <w:woUserID w:val="1"/>
          </w:rPr>
          <w:t>，</w:t>
        </w:r>
      </w:ins>
      <w:ins w:id="248" w:author="张佳玉" w:date="2026-06-23T15:23:17Z">
        <w:r>
          <w:rPr>
            <w:rFonts w:hint="eastAsia"/>
            <w:lang w:eastAsia="zh"/>
            <w:woUserID w:val="1"/>
          </w:rPr>
          <w:t>推动AI</w:t>
        </w:r>
      </w:ins>
      <w:ins w:id="249" w:author="张佳玉" w:date="2026-06-23T15:23:18Z">
        <w:r>
          <w:rPr>
            <w:rFonts w:hint="eastAsia"/>
            <w:lang w:eastAsia="zh"/>
            <w:woUserID w:val="1"/>
          </w:rPr>
          <w:t>视频行业</w:t>
        </w:r>
      </w:ins>
      <w:ins w:id="250" w:author="张佳玉" w:date="2026-06-23T15:23:22Z">
        <w:r>
          <w:rPr>
            <w:rFonts w:hint="eastAsia"/>
            <w:lang w:eastAsia="zh"/>
            <w:woUserID w:val="1"/>
          </w:rPr>
          <w:t>的</w:t>
        </w:r>
      </w:ins>
      <w:ins w:id="251" w:author="张佳玉" w:date="2026-06-23T15:23:25Z">
        <w:r>
          <w:rPr>
            <w:rFonts w:hint="eastAsia"/>
            <w:lang w:eastAsia="zh"/>
            <w:woUserID w:val="1"/>
          </w:rPr>
          <w:t>飞轮</w:t>
        </w:r>
      </w:ins>
      <w:ins w:id="252" w:author="张佳玉" w:date="2026-06-23T15:23:26Z">
        <w:r>
          <w:rPr>
            <w:rFonts w:hint="eastAsia"/>
            <w:lang w:eastAsia="zh"/>
            <w:woUserID w:val="1"/>
          </w:rPr>
          <w:t>持续</w:t>
        </w:r>
      </w:ins>
      <w:ins w:id="253" w:author="张佳玉" w:date="2026-06-23T15:23:27Z">
        <w:r>
          <w:rPr>
            <w:rFonts w:hint="eastAsia"/>
            <w:lang w:eastAsia="zh"/>
            <w:woUserID w:val="1"/>
          </w:rPr>
          <w:t>转动。</w:t>
        </w:r>
      </w:ins>
      <w:del w:id="254" w:author="张佳玉" w:date="2026-06-23T15:03:07Z">
        <w:r>
          <w:rPr/>
          <w:delText>国内头部的短视频平台都训练出了一些在国际舞台上大放异彩的先进视频模型。而这些模型与平台的关系是共生和互相促进的，形成了“模型+平台”双轮驱动的良性循环。</w:delText>
        </w:r>
      </w:del>
    </w:p>
    <w:p w14:paraId="440F3A8F">
      <w:pPr>
        <w:rPr>
          <w:del w:id="255" w:author="张佳玉" w:date="2026-06-23T15:03:07Z"/>
        </w:rPr>
      </w:pPr>
      <w:del w:id="256" w:author="张佳玉" w:date="2026-06-23T15:03:07Z">
        <w:r>
          <w:rPr/>
          <w:delText>海量的视频资源为模型训练贡献了不可替代的语料库；而模型能力强大，又可以让创作者在本平台内做出更好的AIGC作品，增加平台的内容丰富度，促进粘性转化，留住观众。</w:delText>
        </w:r>
      </w:del>
    </w:p>
    <w:p w14:paraId="2FA5790F">
      <w:pPr>
        <w:rPr>
          <w:del w:id="257" w:author="张佳玉" w:date="2026-06-23T14:23:50Z"/>
        </w:rPr>
      </w:pPr>
      <w:del w:id="258" w:author="张佳玉" w:date="2026-06-23T15:03:07Z">
        <w:r>
          <w:rPr/>
          <w:delText>但是虎鲸文娱和HappyHorse希望综合呈现给行业的不止于此。如果说其他的“模型+平台”体系，让平台自身得益颇多，虎鲸文娱更希望的则是将更多新产生的价值回馈给创作者社群，从而和全行业共同生长。</w:delText>
        </w:r>
      </w:del>
    </w:p>
    <w:p w14:paraId="7530BDAA">
      <w:pPr>
        <w:rPr>
          <w:del w:id="259" w:author="张佳玉" w:date="2026-06-23T15:03:12Z"/>
          <w:rFonts w:hint="eastAsia"/>
          <w:lang w:eastAsia="zh"/>
          <w:woUserID w:val="1"/>
        </w:rPr>
      </w:pPr>
      <w:del w:id="260" w:author="张佳玉" w:date="2026-06-23T15:12:00Z">
        <w:r>
          <w:rPr/>
          <w:delText>过去两年，AI影像创作的商业化路径主要有三条：创作者接品牌商单、平台流量分成、模型厂商付费合作。这三条路径要么规模有限，要么依赖个人能力，难以形成产业级解决方案。</w:delText>
        </w:r>
      </w:del>
    </w:p>
    <w:p w14:paraId="63F75FE5">
      <w:pPr>
        <w:rPr>
          <w:del w:id="261" w:author="张佳玉" w:date="2026-06-23T14:18:34Z"/>
        </w:rPr>
      </w:pPr>
      <w:del w:id="262" w:author="张佳玉" w:date="2026-06-23T14:18:34Z">
        <w:r>
          <w:rPr/>
          <w:delText>从2023年开始，Runway等欧美视频模型就忙于在戛纳等传统影视盛典开展AI影像展映和评比，对于让AI影像不再是“奇技淫巧”，更不会被好莱坞等影视阵地群起抵制而言，至关重要。进入传统电影工业的评价体系，是全球AI影像创作者共同面临的“身份认同”问题。</w:delText>
        </w:r>
      </w:del>
    </w:p>
    <w:p w14:paraId="2426BD8C">
      <w:pPr>
        <w:rPr>
          <w:del w:id="263" w:author="张佳玉" w:date="2026-06-23T15:12:02Z"/>
        </w:rPr>
      </w:pPr>
      <w:del w:id="264" w:author="张佳玉" w:date="2026-06-23T15:03:24Z">
        <w:r>
          <w:rPr/>
          <w:delText>视频竞赛从由模型厂商主导，比拼生成质量、生成速度、价格，改为全产业链共同介入，共同参与标准制定和通道搭建，</w:delText>
        </w:r>
      </w:del>
      <w:del w:id="265" w:author="张佳玉" w:date="2026-06-23T15:05:30Z">
        <w:r>
          <w:rPr/>
          <w:delText>正是在解决这个认同问题。</w:delText>
        </w:r>
      </w:del>
    </w:p>
    <w:p w14:paraId="7D4256CF">
      <w:pPr>
        <w:rPr>
          <w:del w:id="266" w:author="张佳玉" w:date="2026-06-23T15:05:37Z"/>
        </w:rPr>
      </w:pPr>
      <w:del w:id="267" w:author="张佳玉" w:date="2026-06-23T15:05:37Z">
        <w:r>
          <w:rPr/>
          <w:delText>张纪中《镜花奇缘》剧组作为特别合作方，让HappyHorse有机会进入一个真实的院线级影视项目制作流程。剧组的工业级反馈比C端零散反馈更有产品迭代价值，是很难平替的宝贵资源。</w:delText>
        </w:r>
      </w:del>
    </w:p>
    <w:p w14:paraId="750930D1">
      <w:pPr>
        <w:rPr>
          <w:del w:id="268" w:author="张佳玉" w:date="2026-06-23T15:12:01Z"/>
        </w:rPr>
      </w:pPr>
      <w:del w:id="269" w:author="张佳玉" w:date="2026-06-23T15:06:16Z">
        <w:r>
          <w:rPr/>
          <w:delText>长期创作扶持通道把创作者与平台绑定，形成产业闭环，促进平台内孵化的第一手IP实现价值最大化。</w:delText>
        </w:r>
      </w:del>
      <w:del w:id="270" w:author="张佳玉" w:date="2026-06-23T15:12:01Z">
        <w:r>
          <w:rPr/>
          <w:delText>不仅如此，大赛承诺获奖作品有机会推送到戛纳、威尼斯等国际电影节AI单元展映，登上国际舞台，更是根治行业身份焦虑的一剂良方。</w:delText>
        </w:r>
      </w:del>
    </w:p>
    <w:p w14:paraId="7CA2B83C">
      <w:pPr>
        <w:rPr>
          <w:del w:id="271" w:author="张佳玉" w:date="2026-06-23T12:17:50Z"/>
        </w:rPr>
      </w:pPr>
      <w:del w:id="272" w:author="张佳玉" w:date="2026-06-23T15:12:01Z">
        <w:r>
          <w:rPr/>
          <w:delText>【可插入采访】</w:delText>
        </w:r>
      </w:del>
    </w:p>
    <w:p w14:paraId="0ACC2928"/>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725DDB"/>
    <w:multiLevelType w:val="multilevel"/>
    <w:tmpl w:val="54725D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76F431A7"/>
    <w:multiLevelType w:val="multilevel"/>
    <w:tmpl w:val="76F431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77F75533"/>
    <w:multiLevelType w:val="singleLevel"/>
    <w:tmpl w:val="77F75533"/>
    <w:lvl w:ilvl="0" w:tentative="0">
      <w:start w:val="1"/>
      <w:numFmt w:val="decimal"/>
      <w:suff w:val="space"/>
      <w:lvlText w:val="%1."/>
      <w:lvlJc w:val="left"/>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佳玉">
    <w15:presenceInfo w15:providerId="WPS Office" w15:userId="25808749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068"/>
    <w:rsid w:val="00153813"/>
    <w:rsid w:val="004F0673"/>
    <w:rsid w:val="00545B83"/>
    <w:rsid w:val="00760C67"/>
    <w:rsid w:val="00EC1068"/>
    <w:rsid w:val="1FF7F447"/>
    <w:rsid w:val="20B92F4E"/>
    <w:rsid w:val="21BF7E75"/>
    <w:rsid w:val="2EBF3AC0"/>
    <w:rsid w:val="3B17C996"/>
    <w:rsid w:val="5BFA7C25"/>
    <w:rsid w:val="65DE2F9A"/>
    <w:rsid w:val="6DBBA805"/>
    <w:rsid w:val="74DF6F50"/>
    <w:rsid w:val="77DF9D18"/>
    <w:rsid w:val="7BE61EB6"/>
    <w:rsid w:val="7DFFD0E8"/>
    <w:rsid w:val="9CF1697C"/>
    <w:rsid w:val="A3FB2852"/>
    <w:rsid w:val="AFFD236B"/>
    <w:rsid w:val="B39FEB13"/>
    <w:rsid w:val="BCF5E9BB"/>
    <w:rsid w:val="D7C92663"/>
    <w:rsid w:val="D97FDAB1"/>
    <w:rsid w:val="FFBBC3D9"/>
    <w:rsid w:val="FFE70B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508</Words>
  <Characters>2899</Characters>
  <Lines>24</Lines>
  <Paragraphs>6</Paragraphs>
  <TotalTime>0</TotalTime>
  <ScaleCrop>false</ScaleCrop>
  <LinksUpToDate>false</LinksUpToDate>
  <CharactersWithSpaces>3401</CharactersWithSpaces>
  <Application>WPS Office WWO_wpscloud_20260603020957-b230a22616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2026-06-23T19:26:00Z</dcterms:created>
  <dc:creator>james</dc:creator>
  <cp:lastModifiedBy>james</cp:lastModifiedBy>
  <dcterms:modified xsi:type="dcterms:W3CDTF">2026-06-23T15:30:25Z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2052-12.9.0.26953</vt:lpwstr>
  </property>
  <property fmtid="{D5CDD505-2E9C-101B-9397-08002B2CF9AE}" pid="3" name="ICV">
    <vt:lpwstr>645DF5110887DAF311363A6A89750C26_43</vt:lpwstr>
  </property>
</Properties>
</file>